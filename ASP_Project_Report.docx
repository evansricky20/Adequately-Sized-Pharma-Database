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A6C90" w14:textId="3E1FDD1D" w:rsidR="427D6E31" w:rsidRDefault="427D6E31" w:rsidP="427D6E31">
      <w:pPr>
        <w:jc w:val="center"/>
        <w:rPr>
          <w:rFonts w:eastAsiaTheme="minorEastAsia"/>
          <w:sz w:val="40"/>
          <w:szCs w:val="40"/>
        </w:rPr>
      </w:pPr>
    </w:p>
    <w:p w14:paraId="36E0FE4A" w14:textId="4C90CFF1" w:rsidR="427D6E31" w:rsidRDefault="427D6E31" w:rsidP="427D6E31">
      <w:pPr>
        <w:jc w:val="center"/>
        <w:rPr>
          <w:rFonts w:eastAsiaTheme="minorEastAsia"/>
          <w:sz w:val="40"/>
          <w:szCs w:val="40"/>
        </w:rPr>
      </w:pPr>
    </w:p>
    <w:p w14:paraId="195DA798" w14:textId="1582B7DE" w:rsidR="427D6E31" w:rsidRDefault="427D6E31" w:rsidP="427D6E31">
      <w:pPr>
        <w:jc w:val="center"/>
        <w:rPr>
          <w:rFonts w:eastAsiaTheme="minorEastAsia"/>
          <w:sz w:val="40"/>
          <w:szCs w:val="40"/>
        </w:rPr>
      </w:pPr>
    </w:p>
    <w:p w14:paraId="38241DD7" w14:textId="31FC7A02" w:rsidR="427D6E31" w:rsidRDefault="427D6E31" w:rsidP="427D6E31">
      <w:pPr>
        <w:jc w:val="center"/>
        <w:rPr>
          <w:rFonts w:eastAsiaTheme="minorEastAsia"/>
          <w:sz w:val="40"/>
          <w:szCs w:val="40"/>
        </w:rPr>
      </w:pPr>
    </w:p>
    <w:p w14:paraId="1ADF88CF" w14:textId="49F603C7" w:rsidR="427D6E31" w:rsidRDefault="427D6E31" w:rsidP="427D6E31">
      <w:pPr>
        <w:jc w:val="center"/>
        <w:rPr>
          <w:rFonts w:eastAsiaTheme="minorEastAsia"/>
          <w:sz w:val="40"/>
          <w:szCs w:val="40"/>
        </w:rPr>
      </w:pPr>
    </w:p>
    <w:p w14:paraId="4F0AE24E" w14:textId="4C309140" w:rsidR="427D6E31" w:rsidRDefault="427D6E31" w:rsidP="427D6E31">
      <w:pPr>
        <w:jc w:val="center"/>
        <w:rPr>
          <w:rFonts w:eastAsiaTheme="minorEastAsia"/>
          <w:sz w:val="40"/>
          <w:szCs w:val="40"/>
        </w:rPr>
      </w:pPr>
    </w:p>
    <w:p w14:paraId="5E934F4D" w14:textId="517908D1" w:rsidR="427D6E31" w:rsidRDefault="427D6E31" w:rsidP="427D6E31">
      <w:pPr>
        <w:jc w:val="center"/>
        <w:rPr>
          <w:rFonts w:eastAsiaTheme="minorEastAsia"/>
          <w:sz w:val="40"/>
          <w:szCs w:val="40"/>
        </w:rPr>
      </w:pPr>
    </w:p>
    <w:p w14:paraId="4BC2C93A" w14:textId="67920F04" w:rsidR="4C339105" w:rsidRDefault="4C339105" w:rsidP="427D6E31">
      <w:pPr>
        <w:jc w:val="center"/>
        <w:rPr>
          <w:rFonts w:eastAsiaTheme="minorEastAsia"/>
          <w:sz w:val="52"/>
          <w:szCs w:val="52"/>
        </w:rPr>
      </w:pPr>
      <w:r w:rsidRPr="427D6E31">
        <w:rPr>
          <w:rFonts w:eastAsiaTheme="minorEastAsia"/>
          <w:sz w:val="48"/>
          <w:szCs w:val="48"/>
        </w:rPr>
        <w:t>Adequately Sized Pharma</w:t>
      </w:r>
    </w:p>
    <w:p w14:paraId="55E8D9A2" w14:textId="29838085" w:rsidR="427D6E31" w:rsidRDefault="427D6E31" w:rsidP="427D6E31">
      <w:pPr>
        <w:jc w:val="center"/>
        <w:rPr>
          <w:rFonts w:eastAsiaTheme="minorEastAsia"/>
          <w:sz w:val="40"/>
          <w:szCs w:val="40"/>
        </w:rPr>
      </w:pPr>
    </w:p>
    <w:p w14:paraId="73AADC2E" w14:textId="77AF61EE" w:rsidR="427D6E31" w:rsidRDefault="427D6E31" w:rsidP="427D6E31">
      <w:pPr>
        <w:jc w:val="center"/>
        <w:rPr>
          <w:rFonts w:eastAsiaTheme="minorEastAsia"/>
          <w:sz w:val="40"/>
          <w:szCs w:val="40"/>
        </w:rPr>
      </w:pPr>
    </w:p>
    <w:p w14:paraId="1A7CD93E" w14:textId="344E873C" w:rsidR="4C339105" w:rsidRDefault="4C339105" w:rsidP="427D6E31">
      <w:pPr>
        <w:jc w:val="center"/>
        <w:rPr>
          <w:rFonts w:eastAsiaTheme="minorEastAsia"/>
        </w:rPr>
      </w:pPr>
      <w:r w:rsidRPr="427D6E31">
        <w:t>CS 4354</w:t>
      </w:r>
    </w:p>
    <w:p w14:paraId="37CE80D2" w14:textId="49333954" w:rsidR="4C339105" w:rsidRDefault="4C339105" w:rsidP="427D6E31">
      <w:pPr>
        <w:jc w:val="center"/>
        <w:rPr>
          <w:rFonts w:eastAsiaTheme="minorEastAsia"/>
        </w:rPr>
      </w:pPr>
      <w:r w:rsidRPr="427D6E31">
        <w:t>Tara Salman</w:t>
      </w:r>
    </w:p>
    <w:p w14:paraId="750DCECA" w14:textId="25512D1E" w:rsidR="4C339105" w:rsidRDefault="4C339105" w:rsidP="427D6E31">
      <w:pPr>
        <w:jc w:val="center"/>
        <w:rPr>
          <w:rFonts w:eastAsiaTheme="minorEastAsia"/>
        </w:rPr>
      </w:pPr>
      <w:r w:rsidRPr="427D6E31">
        <w:t>Vu Le, Richard Evans, Orlando Robles, James Gibson</w:t>
      </w:r>
    </w:p>
    <w:p w14:paraId="04830593" w14:textId="4D54D516" w:rsidR="778EC83A" w:rsidRDefault="778EC83A" w:rsidP="427D6E31">
      <w:pPr>
        <w:jc w:val="center"/>
        <w:rPr>
          <w:sz w:val="40"/>
          <w:szCs w:val="40"/>
        </w:rPr>
      </w:pPr>
      <w:r w:rsidRPr="427D6E31">
        <w:t>May 3</w:t>
      </w:r>
      <w:r w:rsidRPr="427D6E31">
        <w:rPr>
          <w:vertAlign w:val="superscript"/>
        </w:rPr>
        <w:t>rd</w:t>
      </w:r>
      <w:r w:rsidRPr="427D6E31">
        <w:t>, 2024</w:t>
      </w:r>
    </w:p>
    <w:p w14:paraId="77F0D88A" w14:textId="6655BEB7" w:rsidR="00025B1B" w:rsidRDefault="00025B1B" w:rsidP="427D6E31">
      <w:pPr>
        <w:jc w:val="center"/>
        <w:rPr>
          <w:sz w:val="40"/>
          <w:szCs w:val="40"/>
        </w:rPr>
      </w:pPr>
      <w:r>
        <w:br w:type="page"/>
      </w:r>
    </w:p>
    <w:sdt>
      <w:sdtPr>
        <w:id w:val="1564317167"/>
        <w:docPartObj>
          <w:docPartGallery w:val="Table of Contents"/>
          <w:docPartUnique/>
        </w:docPartObj>
      </w:sdtPr>
      <w:sdtContent>
        <w:p w14:paraId="233130D9" w14:textId="3B488D4F" w:rsidR="00172741" w:rsidRDefault="00025B1B" w:rsidP="2FE3F56B">
          <w:pPr>
            <w:pStyle w:val="TOC1"/>
            <w:tabs>
              <w:tab w:val="right" w:leader="dot" w:pos="9360"/>
            </w:tabs>
            <w:rPr>
              <w:rStyle w:val="Hyperlink"/>
            </w:rPr>
          </w:pPr>
          <w:r>
            <w:fldChar w:fldCharType="begin"/>
          </w:r>
          <w:r>
            <w:instrText>TOC \o \z \u \h</w:instrText>
          </w:r>
          <w:r>
            <w:fldChar w:fldCharType="separate"/>
          </w:r>
          <w:hyperlink w:anchor="_Toc31543376">
            <w:r w:rsidR="2FE3F56B" w:rsidRPr="2FE3F56B">
              <w:rPr>
                <w:rStyle w:val="Hyperlink"/>
              </w:rPr>
              <w:t>Abstract</w:t>
            </w:r>
            <w:r>
              <w:tab/>
            </w:r>
            <w:r>
              <w:fldChar w:fldCharType="begin"/>
            </w:r>
            <w:r>
              <w:instrText>PAGEREF _Toc31543376 \h</w:instrText>
            </w:r>
            <w:r>
              <w:fldChar w:fldCharType="separate"/>
            </w:r>
            <w:r w:rsidR="00576DE9">
              <w:rPr>
                <w:noProof/>
              </w:rPr>
              <w:t>3</w:t>
            </w:r>
            <w:r>
              <w:fldChar w:fldCharType="end"/>
            </w:r>
          </w:hyperlink>
        </w:p>
        <w:p w14:paraId="426322CD" w14:textId="24827A68" w:rsidR="00172741" w:rsidRDefault="00000000" w:rsidP="2FE3F56B">
          <w:pPr>
            <w:pStyle w:val="TOC1"/>
            <w:tabs>
              <w:tab w:val="right" w:leader="dot" w:pos="9360"/>
            </w:tabs>
            <w:rPr>
              <w:rStyle w:val="Hyperlink"/>
            </w:rPr>
          </w:pPr>
          <w:hyperlink w:anchor="_Toc648848574">
            <w:r w:rsidR="2FE3F56B" w:rsidRPr="2FE3F56B">
              <w:rPr>
                <w:rStyle w:val="Hyperlink"/>
              </w:rPr>
              <w:t>Team and Contributions</w:t>
            </w:r>
            <w:r w:rsidR="00025B1B">
              <w:tab/>
            </w:r>
            <w:r w:rsidR="00025B1B">
              <w:fldChar w:fldCharType="begin"/>
            </w:r>
            <w:r w:rsidR="00025B1B">
              <w:instrText>PAGEREF _Toc648848574 \h</w:instrText>
            </w:r>
            <w:r w:rsidR="00025B1B">
              <w:fldChar w:fldCharType="separate"/>
            </w:r>
            <w:r w:rsidR="00576DE9">
              <w:rPr>
                <w:noProof/>
              </w:rPr>
              <w:t>3</w:t>
            </w:r>
            <w:r w:rsidR="00025B1B">
              <w:fldChar w:fldCharType="end"/>
            </w:r>
          </w:hyperlink>
        </w:p>
        <w:p w14:paraId="21E421D3" w14:textId="2C7A7BDB" w:rsidR="00172741" w:rsidRDefault="00000000" w:rsidP="2FE3F56B">
          <w:pPr>
            <w:pStyle w:val="TOC1"/>
            <w:tabs>
              <w:tab w:val="right" w:leader="dot" w:pos="9360"/>
            </w:tabs>
            <w:rPr>
              <w:rStyle w:val="Hyperlink"/>
            </w:rPr>
          </w:pPr>
          <w:hyperlink w:anchor="_Toc197684040">
            <w:r w:rsidR="2FE3F56B" w:rsidRPr="2FE3F56B">
              <w:rPr>
                <w:rStyle w:val="Hyperlink"/>
              </w:rPr>
              <w:t>Introduction</w:t>
            </w:r>
            <w:r w:rsidR="00025B1B">
              <w:tab/>
            </w:r>
            <w:r w:rsidR="00025B1B">
              <w:fldChar w:fldCharType="begin"/>
            </w:r>
            <w:r w:rsidR="00025B1B">
              <w:instrText>PAGEREF _Toc197684040 \h</w:instrText>
            </w:r>
            <w:r w:rsidR="00025B1B">
              <w:fldChar w:fldCharType="separate"/>
            </w:r>
            <w:r w:rsidR="00576DE9">
              <w:rPr>
                <w:noProof/>
              </w:rPr>
              <w:t>4</w:t>
            </w:r>
            <w:r w:rsidR="00025B1B">
              <w:fldChar w:fldCharType="end"/>
            </w:r>
          </w:hyperlink>
        </w:p>
        <w:p w14:paraId="24219604" w14:textId="5E3D21AD" w:rsidR="00172741" w:rsidRDefault="00000000" w:rsidP="2FE3F56B">
          <w:pPr>
            <w:pStyle w:val="TOC2"/>
            <w:tabs>
              <w:tab w:val="left" w:pos="720"/>
              <w:tab w:val="right" w:leader="dot" w:pos="9360"/>
            </w:tabs>
            <w:rPr>
              <w:rStyle w:val="Hyperlink"/>
            </w:rPr>
          </w:pPr>
          <w:hyperlink w:anchor="_Toc1272958604">
            <w:r w:rsidR="2FE3F56B" w:rsidRPr="2FE3F56B">
              <w:rPr>
                <w:rStyle w:val="Hyperlink"/>
              </w:rPr>
              <w:t>I.</w:t>
            </w:r>
            <w:r w:rsidR="00025B1B">
              <w:tab/>
            </w:r>
            <w:r w:rsidR="2FE3F56B" w:rsidRPr="2FE3F56B">
              <w:rPr>
                <w:rStyle w:val="Hyperlink"/>
              </w:rPr>
              <w:t>Problem Statement</w:t>
            </w:r>
            <w:r w:rsidR="00025B1B">
              <w:tab/>
            </w:r>
            <w:r w:rsidR="00025B1B">
              <w:fldChar w:fldCharType="begin"/>
            </w:r>
            <w:r w:rsidR="00025B1B">
              <w:instrText>PAGEREF _Toc1272958604 \h</w:instrText>
            </w:r>
            <w:r w:rsidR="00025B1B">
              <w:fldChar w:fldCharType="separate"/>
            </w:r>
            <w:r w:rsidR="00576DE9">
              <w:rPr>
                <w:noProof/>
              </w:rPr>
              <w:t>4</w:t>
            </w:r>
            <w:r w:rsidR="00025B1B">
              <w:fldChar w:fldCharType="end"/>
            </w:r>
          </w:hyperlink>
        </w:p>
        <w:p w14:paraId="16D8C118" w14:textId="7A3BEEBE" w:rsidR="00172741" w:rsidRDefault="00000000" w:rsidP="2FE3F56B">
          <w:pPr>
            <w:pStyle w:val="TOC2"/>
            <w:tabs>
              <w:tab w:val="left" w:pos="720"/>
              <w:tab w:val="right" w:leader="dot" w:pos="9360"/>
            </w:tabs>
            <w:rPr>
              <w:rStyle w:val="Hyperlink"/>
            </w:rPr>
          </w:pPr>
          <w:hyperlink w:anchor="_Toc738748794">
            <w:r w:rsidR="2FE3F56B" w:rsidRPr="2FE3F56B">
              <w:rPr>
                <w:rStyle w:val="Hyperlink"/>
              </w:rPr>
              <w:t>II.</w:t>
            </w:r>
            <w:r w:rsidR="00025B1B">
              <w:tab/>
            </w:r>
            <w:r w:rsidR="2FE3F56B" w:rsidRPr="2FE3F56B">
              <w:rPr>
                <w:rStyle w:val="Hyperlink"/>
              </w:rPr>
              <w:t>Requirements and Target Use</w:t>
            </w:r>
            <w:r w:rsidR="00025B1B">
              <w:tab/>
            </w:r>
            <w:r w:rsidR="00025B1B">
              <w:fldChar w:fldCharType="begin"/>
            </w:r>
            <w:r w:rsidR="00025B1B">
              <w:instrText>PAGEREF _Toc738748794 \h</w:instrText>
            </w:r>
            <w:r w:rsidR="00025B1B">
              <w:fldChar w:fldCharType="separate"/>
            </w:r>
            <w:r w:rsidR="00576DE9">
              <w:rPr>
                <w:noProof/>
              </w:rPr>
              <w:t>4</w:t>
            </w:r>
            <w:r w:rsidR="00025B1B">
              <w:fldChar w:fldCharType="end"/>
            </w:r>
          </w:hyperlink>
        </w:p>
        <w:p w14:paraId="568F565E" w14:textId="680636AA" w:rsidR="00172741" w:rsidRDefault="00000000" w:rsidP="2FE3F56B">
          <w:pPr>
            <w:pStyle w:val="TOC2"/>
            <w:tabs>
              <w:tab w:val="left" w:pos="720"/>
              <w:tab w:val="right" w:leader="dot" w:pos="9360"/>
            </w:tabs>
            <w:rPr>
              <w:rStyle w:val="Hyperlink"/>
            </w:rPr>
          </w:pPr>
          <w:hyperlink w:anchor="_Toc1054118784">
            <w:r w:rsidR="2FE3F56B" w:rsidRPr="2FE3F56B">
              <w:rPr>
                <w:rStyle w:val="Hyperlink"/>
              </w:rPr>
              <w:t>III.</w:t>
            </w:r>
            <w:r w:rsidR="00025B1B">
              <w:tab/>
            </w:r>
            <w:r w:rsidR="2FE3F56B" w:rsidRPr="2FE3F56B">
              <w:rPr>
                <w:rStyle w:val="Hyperlink"/>
              </w:rPr>
              <w:t>Data</w:t>
            </w:r>
            <w:r w:rsidR="00025B1B">
              <w:tab/>
            </w:r>
            <w:r w:rsidR="00025B1B">
              <w:fldChar w:fldCharType="begin"/>
            </w:r>
            <w:r w:rsidR="00025B1B">
              <w:instrText>PAGEREF _Toc1054118784 \h</w:instrText>
            </w:r>
            <w:r w:rsidR="00025B1B">
              <w:fldChar w:fldCharType="separate"/>
            </w:r>
            <w:r w:rsidR="00576DE9">
              <w:rPr>
                <w:noProof/>
              </w:rPr>
              <w:t>4</w:t>
            </w:r>
            <w:r w:rsidR="00025B1B">
              <w:fldChar w:fldCharType="end"/>
            </w:r>
          </w:hyperlink>
        </w:p>
        <w:p w14:paraId="08D68D66" w14:textId="37BE0E1F" w:rsidR="00172741" w:rsidRDefault="00000000" w:rsidP="2FE3F56B">
          <w:pPr>
            <w:pStyle w:val="TOC1"/>
            <w:tabs>
              <w:tab w:val="right" w:leader="dot" w:pos="9360"/>
            </w:tabs>
            <w:rPr>
              <w:rStyle w:val="Hyperlink"/>
            </w:rPr>
          </w:pPr>
          <w:hyperlink w:anchor="_Toc1633629902">
            <w:r w:rsidR="2FE3F56B" w:rsidRPr="2FE3F56B">
              <w:rPr>
                <w:rStyle w:val="Hyperlink"/>
              </w:rPr>
              <w:t>Design</w:t>
            </w:r>
            <w:r w:rsidR="00025B1B">
              <w:tab/>
            </w:r>
            <w:r w:rsidR="00025B1B">
              <w:fldChar w:fldCharType="begin"/>
            </w:r>
            <w:r w:rsidR="00025B1B">
              <w:instrText>PAGEREF _Toc1633629902 \h</w:instrText>
            </w:r>
            <w:r w:rsidR="00025B1B">
              <w:fldChar w:fldCharType="separate"/>
            </w:r>
            <w:r w:rsidR="00576DE9">
              <w:rPr>
                <w:noProof/>
              </w:rPr>
              <w:t>5</w:t>
            </w:r>
            <w:r w:rsidR="00025B1B">
              <w:fldChar w:fldCharType="end"/>
            </w:r>
          </w:hyperlink>
        </w:p>
        <w:p w14:paraId="5B32DC1A" w14:textId="0F987AD6" w:rsidR="00172741" w:rsidRDefault="00000000" w:rsidP="2FE3F56B">
          <w:pPr>
            <w:pStyle w:val="TOC2"/>
            <w:tabs>
              <w:tab w:val="left" w:pos="720"/>
              <w:tab w:val="right" w:leader="dot" w:pos="9360"/>
            </w:tabs>
            <w:rPr>
              <w:rStyle w:val="Hyperlink"/>
            </w:rPr>
          </w:pPr>
          <w:hyperlink w:anchor="_Toc1761489927">
            <w:r w:rsidR="2FE3F56B" w:rsidRPr="2FE3F56B">
              <w:rPr>
                <w:rStyle w:val="Hyperlink"/>
              </w:rPr>
              <w:t>I.</w:t>
            </w:r>
            <w:r w:rsidR="00025B1B">
              <w:tab/>
            </w:r>
            <w:r w:rsidR="2FE3F56B" w:rsidRPr="2FE3F56B">
              <w:rPr>
                <w:rStyle w:val="Hyperlink"/>
              </w:rPr>
              <w:t>Users and Functionalities</w:t>
            </w:r>
            <w:r w:rsidR="00025B1B">
              <w:tab/>
            </w:r>
            <w:r w:rsidR="00025B1B">
              <w:fldChar w:fldCharType="begin"/>
            </w:r>
            <w:r w:rsidR="00025B1B">
              <w:instrText>PAGEREF _Toc1761489927 \h</w:instrText>
            </w:r>
            <w:r w:rsidR="00025B1B">
              <w:fldChar w:fldCharType="separate"/>
            </w:r>
            <w:r w:rsidR="00576DE9">
              <w:rPr>
                <w:noProof/>
              </w:rPr>
              <w:t>5</w:t>
            </w:r>
            <w:r w:rsidR="00025B1B">
              <w:fldChar w:fldCharType="end"/>
            </w:r>
          </w:hyperlink>
        </w:p>
        <w:p w14:paraId="6C648E54" w14:textId="77C7E0D9" w:rsidR="00172741" w:rsidRDefault="00000000" w:rsidP="2FE3F56B">
          <w:pPr>
            <w:pStyle w:val="TOC2"/>
            <w:tabs>
              <w:tab w:val="left" w:pos="720"/>
              <w:tab w:val="right" w:leader="dot" w:pos="9360"/>
            </w:tabs>
            <w:rPr>
              <w:rStyle w:val="Hyperlink"/>
            </w:rPr>
          </w:pPr>
          <w:hyperlink w:anchor="_Toc1750231689">
            <w:r w:rsidR="2FE3F56B" w:rsidRPr="2FE3F56B">
              <w:rPr>
                <w:rStyle w:val="Hyperlink"/>
              </w:rPr>
              <w:t>II.</w:t>
            </w:r>
            <w:r w:rsidR="00025B1B">
              <w:tab/>
            </w:r>
            <w:r w:rsidR="2FE3F56B" w:rsidRPr="2FE3F56B">
              <w:rPr>
                <w:rStyle w:val="Hyperlink"/>
              </w:rPr>
              <w:t>EER Diagram</w:t>
            </w:r>
            <w:r w:rsidR="00025B1B">
              <w:tab/>
            </w:r>
            <w:r w:rsidR="00025B1B">
              <w:fldChar w:fldCharType="begin"/>
            </w:r>
            <w:r w:rsidR="00025B1B">
              <w:instrText>PAGEREF _Toc1750231689 \h</w:instrText>
            </w:r>
            <w:r w:rsidR="00025B1B">
              <w:fldChar w:fldCharType="separate"/>
            </w:r>
            <w:r w:rsidR="00576DE9">
              <w:rPr>
                <w:noProof/>
              </w:rPr>
              <w:t>5</w:t>
            </w:r>
            <w:r w:rsidR="00025B1B">
              <w:fldChar w:fldCharType="end"/>
            </w:r>
          </w:hyperlink>
        </w:p>
        <w:p w14:paraId="1D53F8CF" w14:textId="761D9930" w:rsidR="00172741" w:rsidRDefault="00000000" w:rsidP="2FE3F56B">
          <w:pPr>
            <w:pStyle w:val="TOC2"/>
            <w:tabs>
              <w:tab w:val="left" w:pos="720"/>
              <w:tab w:val="right" w:leader="dot" w:pos="9360"/>
            </w:tabs>
            <w:rPr>
              <w:rStyle w:val="Hyperlink"/>
            </w:rPr>
          </w:pPr>
          <w:hyperlink w:anchor="_Toc231071762">
            <w:r w:rsidR="2FE3F56B" w:rsidRPr="2FE3F56B">
              <w:rPr>
                <w:rStyle w:val="Hyperlink"/>
              </w:rPr>
              <w:t>III.</w:t>
            </w:r>
            <w:r w:rsidR="00025B1B">
              <w:tab/>
            </w:r>
            <w:r w:rsidR="2FE3F56B" w:rsidRPr="2FE3F56B">
              <w:rPr>
                <w:rStyle w:val="Hyperlink"/>
              </w:rPr>
              <w:t>Relational Schema from EER</w:t>
            </w:r>
            <w:r w:rsidR="00025B1B">
              <w:tab/>
            </w:r>
            <w:r w:rsidR="00025B1B">
              <w:fldChar w:fldCharType="begin"/>
            </w:r>
            <w:r w:rsidR="00025B1B">
              <w:instrText>PAGEREF _Toc231071762 \h</w:instrText>
            </w:r>
            <w:r w:rsidR="00025B1B">
              <w:fldChar w:fldCharType="separate"/>
            </w:r>
            <w:r w:rsidR="00576DE9">
              <w:rPr>
                <w:noProof/>
              </w:rPr>
              <w:t>6</w:t>
            </w:r>
            <w:r w:rsidR="00025B1B">
              <w:fldChar w:fldCharType="end"/>
            </w:r>
          </w:hyperlink>
        </w:p>
        <w:p w14:paraId="5ADE75CD" w14:textId="2C331316" w:rsidR="00172741" w:rsidRDefault="00000000" w:rsidP="2FE3F56B">
          <w:pPr>
            <w:pStyle w:val="TOC2"/>
            <w:tabs>
              <w:tab w:val="left" w:pos="720"/>
              <w:tab w:val="right" w:leader="dot" w:pos="9360"/>
            </w:tabs>
            <w:rPr>
              <w:rStyle w:val="Hyperlink"/>
            </w:rPr>
          </w:pPr>
          <w:hyperlink w:anchor="_Toc370573666">
            <w:r w:rsidR="2FE3F56B" w:rsidRPr="2FE3F56B">
              <w:rPr>
                <w:rStyle w:val="Hyperlink"/>
              </w:rPr>
              <w:t>IV.</w:t>
            </w:r>
            <w:r w:rsidR="00025B1B">
              <w:tab/>
            </w:r>
            <w:r w:rsidR="2FE3F56B" w:rsidRPr="2FE3F56B">
              <w:rPr>
                <w:rStyle w:val="Hyperlink"/>
              </w:rPr>
              <w:t>Normal Forms</w:t>
            </w:r>
            <w:r w:rsidR="00025B1B">
              <w:tab/>
            </w:r>
            <w:r w:rsidR="00025B1B">
              <w:fldChar w:fldCharType="begin"/>
            </w:r>
            <w:r w:rsidR="00025B1B">
              <w:instrText>PAGEREF _Toc370573666 \h</w:instrText>
            </w:r>
            <w:r w:rsidR="00025B1B">
              <w:fldChar w:fldCharType="separate"/>
            </w:r>
            <w:r w:rsidR="00576DE9">
              <w:rPr>
                <w:noProof/>
              </w:rPr>
              <w:t>9</w:t>
            </w:r>
            <w:r w:rsidR="00025B1B">
              <w:fldChar w:fldCharType="end"/>
            </w:r>
          </w:hyperlink>
        </w:p>
        <w:p w14:paraId="33356CA6" w14:textId="69C34EE8" w:rsidR="00172741" w:rsidRDefault="00000000" w:rsidP="2FE3F56B">
          <w:pPr>
            <w:pStyle w:val="TOC1"/>
            <w:tabs>
              <w:tab w:val="right" w:leader="dot" w:pos="9360"/>
            </w:tabs>
            <w:rPr>
              <w:rStyle w:val="Hyperlink"/>
            </w:rPr>
          </w:pPr>
          <w:hyperlink w:anchor="_Toc2123987886">
            <w:r w:rsidR="2FE3F56B" w:rsidRPr="2FE3F56B">
              <w:rPr>
                <w:rStyle w:val="Hyperlink"/>
              </w:rPr>
              <w:t>Implementation</w:t>
            </w:r>
            <w:r w:rsidR="00025B1B">
              <w:tab/>
            </w:r>
            <w:r w:rsidR="00025B1B">
              <w:fldChar w:fldCharType="begin"/>
            </w:r>
            <w:r w:rsidR="00025B1B">
              <w:instrText>PAGEREF _Toc2123987886 \h</w:instrText>
            </w:r>
            <w:r w:rsidR="00025B1B">
              <w:fldChar w:fldCharType="separate"/>
            </w:r>
            <w:r w:rsidR="00576DE9">
              <w:rPr>
                <w:noProof/>
              </w:rPr>
              <w:t>11</w:t>
            </w:r>
            <w:r w:rsidR="00025B1B">
              <w:fldChar w:fldCharType="end"/>
            </w:r>
          </w:hyperlink>
        </w:p>
        <w:p w14:paraId="22F5A078" w14:textId="7A91F17D" w:rsidR="00172741" w:rsidRDefault="00000000" w:rsidP="2FE3F56B">
          <w:pPr>
            <w:pStyle w:val="TOC2"/>
            <w:tabs>
              <w:tab w:val="left" w:pos="720"/>
              <w:tab w:val="right" w:leader="dot" w:pos="9360"/>
            </w:tabs>
            <w:rPr>
              <w:rStyle w:val="Hyperlink"/>
            </w:rPr>
          </w:pPr>
          <w:hyperlink w:anchor="_Toc1564268444">
            <w:r w:rsidR="2FE3F56B" w:rsidRPr="2FE3F56B">
              <w:rPr>
                <w:rStyle w:val="Hyperlink"/>
              </w:rPr>
              <w:t>I.</w:t>
            </w:r>
            <w:r w:rsidR="00025B1B">
              <w:tab/>
            </w:r>
            <w:r w:rsidR="2FE3F56B" w:rsidRPr="2FE3F56B">
              <w:rPr>
                <w:rStyle w:val="Hyperlink"/>
              </w:rPr>
              <w:t>Database Specification</w:t>
            </w:r>
            <w:r w:rsidR="00025B1B">
              <w:tab/>
            </w:r>
            <w:r w:rsidR="00025B1B">
              <w:fldChar w:fldCharType="begin"/>
            </w:r>
            <w:r w:rsidR="00025B1B">
              <w:instrText>PAGEREF _Toc1564268444 \h</w:instrText>
            </w:r>
            <w:r w:rsidR="00025B1B">
              <w:fldChar w:fldCharType="separate"/>
            </w:r>
            <w:r w:rsidR="00576DE9">
              <w:rPr>
                <w:noProof/>
              </w:rPr>
              <w:t>11</w:t>
            </w:r>
            <w:r w:rsidR="00025B1B">
              <w:fldChar w:fldCharType="end"/>
            </w:r>
          </w:hyperlink>
        </w:p>
        <w:p w14:paraId="5EFF7613" w14:textId="76C81728" w:rsidR="00172741" w:rsidRDefault="00000000" w:rsidP="2FE3F56B">
          <w:pPr>
            <w:pStyle w:val="TOC2"/>
            <w:tabs>
              <w:tab w:val="left" w:pos="720"/>
              <w:tab w:val="right" w:leader="dot" w:pos="9360"/>
            </w:tabs>
            <w:rPr>
              <w:rStyle w:val="Hyperlink"/>
            </w:rPr>
          </w:pPr>
          <w:hyperlink w:anchor="_Toc229164340">
            <w:r w:rsidR="2FE3F56B" w:rsidRPr="2FE3F56B">
              <w:rPr>
                <w:rStyle w:val="Hyperlink"/>
              </w:rPr>
              <w:t>II.</w:t>
            </w:r>
            <w:r w:rsidR="00025B1B">
              <w:tab/>
            </w:r>
            <w:r w:rsidR="2FE3F56B" w:rsidRPr="2FE3F56B">
              <w:rPr>
                <w:rStyle w:val="Hyperlink"/>
              </w:rPr>
              <w:t>Interface Specification</w:t>
            </w:r>
            <w:r w:rsidR="00025B1B">
              <w:tab/>
            </w:r>
            <w:r w:rsidR="00025B1B">
              <w:fldChar w:fldCharType="begin"/>
            </w:r>
            <w:r w:rsidR="00025B1B">
              <w:instrText>PAGEREF _Toc229164340 \h</w:instrText>
            </w:r>
            <w:r w:rsidR="00025B1B">
              <w:fldChar w:fldCharType="separate"/>
            </w:r>
            <w:r w:rsidR="00576DE9">
              <w:rPr>
                <w:noProof/>
              </w:rPr>
              <w:t>13</w:t>
            </w:r>
            <w:r w:rsidR="00025B1B">
              <w:fldChar w:fldCharType="end"/>
            </w:r>
          </w:hyperlink>
        </w:p>
        <w:p w14:paraId="45C69BE7" w14:textId="63CAA1CE" w:rsidR="00172741" w:rsidRDefault="00000000" w:rsidP="2FE3F56B">
          <w:pPr>
            <w:pStyle w:val="TOC1"/>
            <w:tabs>
              <w:tab w:val="right" w:leader="dot" w:pos="9360"/>
            </w:tabs>
            <w:rPr>
              <w:rStyle w:val="Hyperlink"/>
            </w:rPr>
          </w:pPr>
          <w:hyperlink w:anchor="_Toc94686721">
            <w:r w:rsidR="2FE3F56B" w:rsidRPr="2FE3F56B">
              <w:rPr>
                <w:rStyle w:val="Hyperlink"/>
              </w:rPr>
              <w:t>System Testing and Result analysis</w:t>
            </w:r>
            <w:r w:rsidR="00025B1B">
              <w:tab/>
            </w:r>
            <w:r w:rsidR="00025B1B">
              <w:fldChar w:fldCharType="begin"/>
            </w:r>
            <w:r w:rsidR="00025B1B">
              <w:instrText>PAGEREF _Toc94686721 \h</w:instrText>
            </w:r>
            <w:r w:rsidR="00025B1B">
              <w:fldChar w:fldCharType="separate"/>
            </w:r>
            <w:r w:rsidR="00576DE9">
              <w:rPr>
                <w:noProof/>
              </w:rPr>
              <w:t>18</w:t>
            </w:r>
            <w:r w:rsidR="00025B1B">
              <w:fldChar w:fldCharType="end"/>
            </w:r>
          </w:hyperlink>
        </w:p>
        <w:p w14:paraId="77B8C2EA" w14:textId="0A1176BB" w:rsidR="00172741" w:rsidRDefault="00000000" w:rsidP="2FE3F56B">
          <w:pPr>
            <w:pStyle w:val="TOC1"/>
            <w:tabs>
              <w:tab w:val="right" w:leader="dot" w:pos="9360"/>
            </w:tabs>
            <w:rPr>
              <w:rStyle w:val="Hyperlink"/>
            </w:rPr>
          </w:pPr>
          <w:hyperlink w:anchor="_Toc1446772492">
            <w:r w:rsidR="2FE3F56B" w:rsidRPr="2FE3F56B">
              <w:rPr>
                <w:rStyle w:val="Hyperlink"/>
              </w:rPr>
              <w:t>Conclusion</w:t>
            </w:r>
            <w:r w:rsidR="00025B1B">
              <w:tab/>
            </w:r>
            <w:r w:rsidR="00025B1B">
              <w:fldChar w:fldCharType="begin"/>
            </w:r>
            <w:r w:rsidR="00025B1B">
              <w:instrText>PAGEREF _Toc1446772492 \h</w:instrText>
            </w:r>
            <w:r w:rsidR="00025B1B">
              <w:fldChar w:fldCharType="separate"/>
            </w:r>
            <w:r w:rsidR="00576DE9">
              <w:rPr>
                <w:noProof/>
              </w:rPr>
              <w:t>20</w:t>
            </w:r>
            <w:r w:rsidR="00025B1B">
              <w:fldChar w:fldCharType="end"/>
            </w:r>
          </w:hyperlink>
          <w:r w:rsidR="00025B1B">
            <w:fldChar w:fldCharType="end"/>
          </w:r>
        </w:p>
      </w:sdtContent>
    </w:sdt>
    <w:p w14:paraId="47FC2E4C" w14:textId="1DE695AF" w:rsidR="00172741" w:rsidRDefault="00172741" w:rsidP="2FE3F56B">
      <w:pPr>
        <w:pStyle w:val="Heading1"/>
      </w:pPr>
    </w:p>
    <w:p w14:paraId="687BFAF0" w14:textId="3B081A14" w:rsidR="00172741" w:rsidRDefault="00172741" w:rsidP="2FE3F56B">
      <w:pPr>
        <w:pStyle w:val="Heading1"/>
      </w:pPr>
    </w:p>
    <w:p w14:paraId="1CC19AC9" w14:textId="5E853AB0" w:rsidR="00172741" w:rsidRDefault="00172741" w:rsidP="2FE3F56B">
      <w:pPr>
        <w:pStyle w:val="Heading1"/>
      </w:pPr>
    </w:p>
    <w:p w14:paraId="50C60DB8" w14:textId="138040EA" w:rsidR="00172741" w:rsidRDefault="00172741" w:rsidP="2FE3F56B">
      <w:pPr>
        <w:pStyle w:val="Heading1"/>
      </w:pPr>
    </w:p>
    <w:p w14:paraId="259979BA" w14:textId="60420F23" w:rsidR="00172741" w:rsidRDefault="00172741" w:rsidP="2FE3F56B">
      <w:pPr>
        <w:pStyle w:val="Heading1"/>
      </w:pPr>
    </w:p>
    <w:p w14:paraId="392483C9" w14:textId="11A11F5C" w:rsidR="00172741" w:rsidRDefault="00172741" w:rsidP="2FE3F56B">
      <w:pPr>
        <w:rPr>
          <w:rFonts w:ascii="Aptos" w:eastAsia="Aptos" w:hAnsi="Aptos" w:cs="Aptos"/>
          <w:sz w:val="20"/>
          <w:szCs w:val="20"/>
        </w:rPr>
      </w:pPr>
    </w:p>
    <w:p w14:paraId="25E1FD4E" w14:textId="1A3AA453" w:rsidR="00172741" w:rsidRDefault="00172741" w:rsidP="2FE3F56B">
      <w:pPr>
        <w:rPr>
          <w:rFonts w:ascii="Aptos" w:eastAsia="Aptos" w:hAnsi="Aptos" w:cs="Aptos"/>
          <w:sz w:val="20"/>
          <w:szCs w:val="20"/>
        </w:rPr>
      </w:pPr>
    </w:p>
    <w:p w14:paraId="5222261E" w14:textId="517EE70B" w:rsidR="00172741" w:rsidRDefault="00172741" w:rsidP="2FE3F56B">
      <w:pPr>
        <w:rPr>
          <w:rFonts w:ascii="Aptos" w:eastAsia="Aptos" w:hAnsi="Aptos" w:cs="Aptos"/>
          <w:sz w:val="20"/>
          <w:szCs w:val="20"/>
        </w:rPr>
      </w:pPr>
    </w:p>
    <w:p w14:paraId="366286C4" w14:textId="218D7625" w:rsidR="00172741" w:rsidRDefault="00172741" w:rsidP="2FE3F56B">
      <w:pPr>
        <w:rPr>
          <w:rFonts w:ascii="Aptos" w:eastAsia="Aptos" w:hAnsi="Aptos" w:cs="Aptos"/>
          <w:sz w:val="20"/>
          <w:szCs w:val="20"/>
        </w:rPr>
      </w:pPr>
    </w:p>
    <w:p w14:paraId="5917D914" w14:textId="2728D810" w:rsidR="00172741" w:rsidRDefault="00172741" w:rsidP="2FE3F56B">
      <w:pPr>
        <w:pStyle w:val="Heading1"/>
      </w:pPr>
    </w:p>
    <w:p w14:paraId="5DC8C60E" w14:textId="50940723" w:rsidR="00172741" w:rsidRDefault="00172741" w:rsidP="2FE3F56B"/>
    <w:p w14:paraId="05AF84F9" w14:textId="77777777" w:rsidR="00576DE9" w:rsidRDefault="00576DE9" w:rsidP="0073664A">
      <w:pPr>
        <w:pStyle w:val="Heading1"/>
        <w:jc w:val="center"/>
      </w:pPr>
      <w:bookmarkStart w:id="0" w:name="_Toc31543376"/>
    </w:p>
    <w:p w14:paraId="5BEAAD1A" w14:textId="36DE354C" w:rsidR="00172741" w:rsidRDefault="122ED914" w:rsidP="0073664A">
      <w:pPr>
        <w:pStyle w:val="Heading1"/>
        <w:jc w:val="center"/>
      </w:pPr>
      <w:r>
        <w:t>Abstract</w:t>
      </w:r>
      <w:bookmarkEnd w:id="0"/>
    </w:p>
    <w:p w14:paraId="66574D6C" w14:textId="0DB8D291" w:rsidR="00172741" w:rsidRDefault="122ED914" w:rsidP="2FE3F56B">
      <w:pPr>
        <w:spacing w:after="160" w:line="276" w:lineRule="auto"/>
        <w:ind w:right="-20" w:firstLine="720"/>
        <w:rPr>
          <w:rFonts w:ascii="Aptos" w:eastAsia="Calibri" w:hAnsi="Aptos" w:cs="Calibri"/>
          <w:sz w:val="20"/>
          <w:szCs w:val="20"/>
        </w:rPr>
      </w:pPr>
      <w:r w:rsidRPr="2FE3F56B">
        <w:rPr>
          <w:rFonts w:ascii="Aptos" w:hAnsi="Aptos"/>
          <w:sz w:val="20"/>
          <w:szCs w:val="20"/>
        </w:rPr>
        <w:t>In the modern pharmaceutical landscape, efficient data management is paramount for streamlined operations and optimal patient care. This project addresses the limitations of traditional spreadsheet-based systems by proposing the development of a SQL database integrated with a user-friendly HTML interface tailored for an average pharmacy setting.</w:t>
      </w:r>
    </w:p>
    <w:p w14:paraId="6B7D12B2" w14:textId="3823B0CC" w:rsidR="00172741" w:rsidRDefault="122ED914" w:rsidP="2FE3F56B">
      <w:pPr>
        <w:spacing w:after="160" w:line="276" w:lineRule="auto"/>
        <w:ind w:right="-20" w:firstLine="720"/>
        <w:rPr>
          <w:rFonts w:ascii="Aptos" w:eastAsia="Calibri" w:hAnsi="Aptos" w:cs="Calibri"/>
          <w:sz w:val="20"/>
          <w:szCs w:val="20"/>
        </w:rPr>
      </w:pPr>
      <w:r w:rsidRPr="2FE3F56B">
        <w:rPr>
          <w:rFonts w:ascii="Aptos" w:hAnsi="Aptos"/>
          <w:sz w:val="20"/>
          <w:szCs w:val="20"/>
        </w:rPr>
        <w:t>The project's main objective is to improve data organization, accessibility, and security while enhancing the workflow in the pharmacy environment. Leveraging the robust capabilities of SQL, the database structure is designed to efficiently store, retrieve, and manage vast amounts of pharmaceutical data including inventory, patient profiles, prescriptions, and sales records.</w:t>
      </w:r>
    </w:p>
    <w:p w14:paraId="35F30F70" w14:textId="04101677" w:rsidR="00172741" w:rsidRDefault="122ED914" w:rsidP="2FE3F56B">
      <w:pPr>
        <w:spacing w:after="160" w:line="276" w:lineRule="auto"/>
        <w:ind w:right="-20" w:firstLine="720"/>
        <w:rPr>
          <w:rFonts w:ascii="Aptos" w:hAnsi="Aptos"/>
          <w:sz w:val="20"/>
          <w:szCs w:val="20"/>
        </w:rPr>
      </w:pPr>
      <w:r w:rsidRPr="2FE3F56B">
        <w:rPr>
          <w:rFonts w:ascii="Aptos" w:hAnsi="Aptos"/>
          <w:sz w:val="20"/>
          <w:szCs w:val="20"/>
        </w:rPr>
        <w:t>Additionally, the HTML user interface is crafted with a focus on simplicity, intuitiveness, and functionality, ensuring seamless interaction for pharmacy staff at various skill levels. Through this interface, users can perform essential tasks such as updating inventory, managing prescriptions, generating reports, and facilitating customer interactions.</w:t>
      </w:r>
    </w:p>
    <w:p w14:paraId="02C0BA06" w14:textId="77777777" w:rsidR="00172741" w:rsidRDefault="122ED914" w:rsidP="0073664A">
      <w:pPr>
        <w:pStyle w:val="Heading1"/>
        <w:jc w:val="center"/>
      </w:pPr>
      <w:bookmarkStart w:id="1" w:name="_Toc648848574"/>
      <w:r>
        <w:t>Team and Contributions</w:t>
      </w:r>
      <w:bookmarkEnd w:id="1"/>
      <w:r>
        <w:t xml:space="preserve"> </w:t>
      </w:r>
    </w:p>
    <w:p w14:paraId="7E574F7B" w14:textId="7F887CBA" w:rsidR="00172741" w:rsidRDefault="122ED914" w:rsidP="2FE3F56B">
      <w:pPr>
        <w:spacing w:after="160" w:line="276" w:lineRule="auto"/>
        <w:ind w:right="-20" w:firstLine="720"/>
        <w:rPr>
          <w:rFonts w:ascii="Aptos" w:eastAsia="Aptos" w:hAnsi="Aptos" w:cs="Aptos"/>
          <w:sz w:val="20"/>
          <w:szCs w:val="20"/>
        </w:rPr>
      </w:pPr>
      <w:r w:rsidRPr="2FE3F56B">
        <w:rPr>
          <w:rFonts w:ascii="Aptos" w:eastAsia="Aptos" w:hAnsi="Aptos" w:cs="Aptos"/>
          <w:sz w:val="20"/>
          <w:szCs w:val="20"/>
        </w:rPr>
        <w:t xml:space="preserve">Vu Le: construct the EER diagram, write and present the Problem Statement for the presentation, </w:t>
      </w:r>
      <w:r w:rsidR="662B4BD2" w:rsidRPr="2FE3F56B">
        <w:rPr>
          <w:rFonts w:ascii="Aptos" w:eastAsia="Aptos" w:hAnsi="Aptos" w:cs="Aptos"/>
          <w:sz w:val="20"/>
          <w:szCs w:val="20"/>
        </w:rPr>
        <w:t xml:space="preserve">write the abstract and </w:t>
      </w:r>
      <w:r w:rsidRPr="2FE3F56B">
        <w:rPr>
          <w:rFonts w:ascii="Aptos" w:eastAsia="Aptos" w:hAnsi="Aptos" w:cs="Aptos"/>
          <w:sz w:val="20"/>
          <w:szCs w:val="20"/>
        </w:rPr>
        <w:t>format the report</w:t>
      </w:r>
    </w:p>
    <w:p w14:paraId="29E6D02B" w14:textId="2F0FE74A" w:rsidR="00172741" w:rsidRDefault="122ED914" w:rsidP="2FE3F56B">
      <w:pPr>
        <w:spacing w:after="160" w:line="276" w:lineRule="auto"/>
        <w:ind w:right="-20" w:firstLine="720"/>
        <w:rPr>
          <w:rFonts w:ascii="Aptos" w:eastAsia="Aptos" w:hAnsi="Aptos" w:cs="Aptos"/>
          <w:sz w:val="20"/>
          <w:szCs w:val="20"/>
        </w:rPr>
      </w:pPr>
      <w:r w:rsidRPr="2FE3F56B">
        <w:rPr>
          <w:rFonts w:ascii="Aptos" w:eastAsia="Aptos" w:hAnsi="Aptos" w:cs="Aptos"/>
          <w:sz w:val="20"/>
          <w:szCs w:val="20"/>
        </w:rPr>
        <w:t>Richard Evans: Created ER diagram, created and presented user interface in presentation, wrote chapter 3 and 4 in report.</w:t>
      </w:r>
    </w:p>
    <w:p w14:paraId="55A8ADE2" w14:textId="6BC26EC9" w:rsidR="00172741" w:rsidRDefault="122ED914" w:rsidP="2FE3F56B">
      <w:pPr>
        <w:ind w:firstLine="720"/>
        <w:rPr>
          <w:rFonts w:ascii="Aptos" w:eastAsia="Aptos" w:hAnsi="Aptos" w:cs="Aptos"/>
          <w:sz w:val="20"/>
          <w:szCs w:val="20"/>
        </w:rPr>
      </w:pPr>
      <w:r w:rsidRPr="2FE3F56B">
        <w:rPr>
          <w:rFonts w:ascii="Aptos" w:eastAsia="Aptos" w:hAnsi="Aptos" w:cs="Aptos"/>
          <w:sz w:val="20"/>
          <w:szCs w:val="20"/>
        </w:rPr>
        <w:t>Orlando Robles:</w:t>
      </w:r>
      <w:r w:rsidR="0052159B">
        <w:rPr>
          <w:rFonts w:ascii="Aptos" w:eastAsia="Aptos" w:hAnsi="Aptos" w:cs="Aptos"/>
          <w:sz w:val="20"/>
          <w:szCs w:val="20"/>
        </w:rPr>
        <w:t xml:space="preserve"> Introduction, target use and requirements, conclusion, for final report and initial report.</w:t>
      </w:r>
    </w:p>
    <w:p w14:paraId="22FB24EE" w14:textId="22F0C68A" w:rsidR="00172741" w:rsidRDefault="122ED914" w:rsidP="2FE3F56B">
      <w:pPr>
        <w:spacing w:after="160" w:line="276" w:lineRule="auto"/>
        <w:ind w:right="-20" w:firstLine="720"/>
        <w:rPr>
          <w:rFonts w:ascii="Aptos" w:eastAsia="Aptos" w:hAnsi="Aptos" w:cs="Aptos"/>
          <w:sz w:val="20"/>
          <w:szCs w:val="20"/>
        </w:rPr>
      </w:pPr>
      <w:r w:rsidRPr="2FE3F56B">
        <w:rPr>
          <w:rFonts w:ascii="Aptos" w:eastAsia="Aptos" w:hAnsi="Aptos" w:cs="Aptos"/>
          <w:sz w:val="20"/>
          <w:szCs w:val="20"/>
        </w:rPr>
        <w:t>James Gibson: mapped EER to relational schema, presented EER and relational schema for the presentation, wrote Chapter 2 in the report.</w:t>
      </w:r>
    </w:p>
    <w:p w14:paraId="057B3A20" w14:textId="4F25BF44" w:rsidR="00172741" w:rsidRDefault="00172741" w:rsidP="2FE3F56B">
      <w:pPr>
        <w:rPr>
          <w:rFonts w:ascii="Aptos" w:eastAsia="Aptos" w:hAnsi="Aptos" w:cs="Aptos"/>
          <w:sz w:val="20"/>
          <w:szCs w:val="20"/>
        </w:rPr>
      </w:pPr>
    </w:p>
    <w:p w14:paraId="01443707" w14:textId="4FB996BE" w:rsidR="00172741" w:rsidRDefault="00172741" w:rsidP="2FE3F56B">
      <w:pPr>
        <w:rPr>
          <w:rFonts w:ascii="Aptos" w:eastAsia="Aptos" w:hAnsi="Aptos" w:cs="Aptos"/>
          <w:sz w:val="20"/>
          <w:szCs w:val="20"/>
        </w:rPr>
      </w:pPr>
    </w:p>
    <w:p w14:paraId="7EC7A977" w14:textId="50098CFA" w:rsidR="00172741" w:rsidRDefault="00172741" w:rsidP="2FE3F56B">
      <w:pPr>
        <w:rPr>
          <w:rFonts w:ascii="Aptos" w:eastAsia="Aptos" w:hAnsi="Aptos" w:cs="Aptos"/>
          <w:sz w:val="20"/>
          <w:szCs w:val="20"/>
        </w:rPr>
      </w:pPr>
    </w:p>
    <w:p w14:paraId="224B8D44" w14:textId="6D68BA55" w:rsidR="00172741" w:rsidRDefault="00172741" w:rsidP="2FE3F56B">
      <w:pPr>
        <w:rPr>
          <w:rFonts w:ascii="Aptos" w:eastAsia="Aptos" w:hAnsi="Aptos" w:cs="Aptos"/>
          <w:sz w:val="20"/>
          <w:szCs w:val="20"/>
        </w:rPr>
      </w:pPr>
    </w:p>
    <w:p w14:paraId="153E5AA5" w14:textId="10E85D13" w:rsidR="00172741" w:rsidRDefault="00172741" w:rsidP="2FE3F56B">
      <w:pPr>
        <w:rPr>
          <w:rFonts w:ascii="Aptos" w:eastAsia="Aptos" w:hAnsi="Aptos" w:cs="Aptos"/>
          <w:sz w:val="20"/>
          <w:szCs w:val="20"/>
        </w:rPr>
      </w:pPr>
    </w:p>
    <w:p w14:paraId="6397AEBB" w14:textId="72B8B29F" w:rsidR="00172741" w:rsidRDefault="00172741" w:rsidP="2FE3F56B">
      <w:pPr>
        <w:rPr>
          <w:rFonts w:ascii="Aptos" w:eastAsia="Aptos" w:hAnsi="Aptos" w:cs="Aptos"/>
          <w:sz w:val="20"/>
          <w:szCs w:val="20"/>
        </w:rPr>
      </w:pPr>
    </w:p>
    <w:p w14:paraId="44EEF839" w14:textId="1670E892" w:rsidR="00172741" w:rsidRDefault="00172741" w:rsidP="2FE3F56B">
      <w:pPr>
        <w:rPr>
          <w:rFonts w:ascii="Aptos" w:eastAsia="Aptos" w:hAnsi="Aptos" w:cs="Aptos"/>
          <w:sz w:val="20"/>
          <w:szCs w:val="20"/>
        </w:rPr>
      </w:pPr>
    </w:p>
    <w:p w14:paraId="1124E1A5" w14:textId="1D73FB01" w:rsidR="00172741" w:rsidRDefault="00172741" w:rsidP="2FE3F56B">
      <w:pPr>
        <w:rPr>
          <w:rFonts w:ascii="Aptos" w:eastAsia="Aptos" w:hAnsi="Aptos" w:cs="Aptos"/>
          <w:sz w:val="20"/>
          <w:szCs w:val="20"/>
        </w:rPr>
      </w:pPr>
    </w:p>
    <w:p w14:paraId="741C0806" w14:textId="26E747CC" w:rsidR="00172741" w:rsidRDefault="00172741" w:rsidP="2FE3F56B">
      <w:pPr>
        <w:rPr>
          <w:rFonts w:ascii="Aptos" w:eastAsia="Aptos" w:hAnsi="Aptos" w:cs="Aptos"/>
          <w:sz w:val="20"/>
          <w:szCs w:val="20"/>
        </w:rPr>
      </w:pPr>
    </w:p>
    <w:p w14:paraId="7CD2C611" w14:textId="595AD2D8" w:rsidR="00172741" w:rsidRDefault="00172741" w:rsidP="2FE3F56B">
      <w:pPr>
        <w:rPr>
          <w:rFonts w:ascii="Aptos" w:eastAsia="Aptos" w:hAnsi="Aptos" w:cs="Aptos"/>
          <w:sz w:val="20"/>
          <w:szCs w:val="20"/>
        </w:rPr>
      </w:pPr>
    </w:p>
    <w:p w14:paraId="5C085691" w14:textId="4DF20E20" w:rsidR="00172741" w:rsidRDefault="00172741" w:rsidP="2FE3F56B">
      <w:pPr>
        <w:rPr>
          <w:rFonts w:ascii="Aptos" w:eastAsia="Aptos" w:hAnsi="Aptos" w:cs="Aptos"/>
          <w:sz w:val="20"/>
          <w:szCs w:val="20"/>
        </w:rPr>
      </w:pPr>
    </w:p>
    <w:p w14:paraId="1AA270CE" w14:textId="18425B57" w:rsidR="00172741" w:rsidRDefault="00172741" w:rsidP="2FE3F56B">
      <w:pPr>
        <w:rPr>
          <w:rFonts w:ascii="Aptos" w:eastAsia="Aptos" w:hAnsi="Aptos" w:cs="Aptos"/>
          <w:sz w:val="20"/>
          <w:szCs w:val="20"/>
        </w:rPr>
      </w:pPr>
    </w:p>
    <w:p w14:paraId="1CBDB856" w14:textId="6B18E2DE" w:rsidR="00172741" w:rsidRDefault="00172741" w:rsidP="2FE3F56B">
      <w:pPr>
        <w:rPr>
          <w:rFonts w:ascii="Aptos" w:eastAsia="Aptos" w:hAnsi="Aptos" w:cs="Aptos"/>
          <w:sz w:val="20"/>
          <w:szCs w:val="20"/>
        </w:rPr>
      </w:pPr>
    </w:p>
    <w:p w14:paraId="0824093D" w14:textId="425FD17B" w:rsidR="00172741" w:rsidRDefault="00172741" w:rsidP="2FE3F56B">
      <w:pPr>
        <w:rPr>
          <w:rFonts w:ascii="Aptos" w:eastAsia="Aptos" w:hAnsi="Aptos" w:cs="Aptos"/>
          <w:sz w:val="20"/>
          <w:szCs w:val="20"/>
        </w:rPr>
      </w:pPr>
    </w:p>
    <w:p w14:paraId="03D3EE2E" w14:textId="6C2D2DDE" w:rsidR="00172741" w:rsidRDefault="00172741" w:rsidP="2FE3F56B">
      <w:pPr>
        <w:rPr>
          <w:rFonts w:ascii="Aptos" w:eastAsia="Aptos" w:hAnsi="Aptos" w:cs="Aptos"/>
          <w:sz w:val="20"/>
          <w:szCs w:val="20"/>
        </w:rPr>
      </w:pPr>
    </w:p>
    <w:p w14:paraId="4F2AB52E" w14:textId="30079921" w:rsidR="00172741" w:rsidRDefault="00172741" w:rsidP="2FE3F56B">
      <w:pPr>
        <w:rPr>
          <w:rFonts w:ascii="Aptos" w:eastAsia="Aptos" w:hAnsi="Aptos" w:cs="Aptos"/>
          <w:sz w:val="20"/>
          <w:szCs w:val="20"/>
        </w:rPr>
      </w:pPr>
    </w:p>
    <w:p w14:paraId="47B82E05" w14:textId="4280F25E" w:rsidR="00172741" w:rsidRDefault="00172741" w:rsidP="2FE3F56B">
      <w:pPr>
        <w:rPr>
          <w:rFonts w:ascii="Aptos" w:eastAsia="Aptos" w:hAnsi="Aptos" w:cs="Aptos"/>
          <w:sz w:val="20"/>
          <w:szCs w:val="20"/>
        </w:rPr>
      </w:pPr>
    </w:p>
    <w:p w14:paraId="42136BF4" w14:textId="07EF206B" w:rsidR="00172741" w:rsidRDefault="00172741" w:rsidP="2FE3F56B">
      <w:pPr>
        <w:rPr>
          <w:rFonts w:ascii="Aptos" w:eastAsia="Aptos" w:hAnsi="Aptos" w:cs="Aptos"/>
          <w:sz w:val="20"/>
          <w:szCs w:val="20"/>
        </w:rPr>
      </w:pPr>
    </w:p>
    <w:p w14:paraId="74585789" w14:textId="51211746" w:rsidR="00172741" w:rsidRDefault="00025B1B" w:rsidP="0073664A">
      <w:pPr>
        <w:pStyle w:val="Heading1"/>
        <w:jc w:val="center"/>
      </w:pPr>
      <w:bookmarkStart w:id="2" w:name="_Toc197684040"/>
      <w:r>
        <w:lastRenderedPageBreak/>
        <w:t>Introduction</w:t>
      </w:r>
      <w:bookmarkEnd w:id="2"/>
    </w:p>
    <w:p w14:paraId="155EA290" w14:textId="090FDB2F" w:rsidR="3C1CD1A8" w:rsidRDefault="3C1CD1A8" w:rsidP="3C1CD1A8"/>
    <w:p w14:paraId="205C0D6D" w14:textId="169FBCA7" w:rsidR="00172741" w:rsidRDefault="00172741" w:rsidP="00172741">
      <w:pPr>
        <w:pStyle w:val="Heading2"/>
        <w:numPr>
          <w:ilvl w:val="0"/>
          <w:numId w:val="7"/>
        </w:numPr>
      </w:pPr>
      <w:bookmarkStart w:id="3" w:name="_Toc1272958604"/>
      <w:r>
        <w:t>Problem Statement</w:t>
      </w:r>
      <w:bookmarkEnd w:id="3"/>
    </w:p>
    <w:p w14:paraId="3DCE4B20" w14:textId="34131091" w:rsidR="00172741" w:rsidRPr="00172741" w:rsidRDefault="00172741" w:rsidP="00172741"/>
    <w:p w14:paraId="23649DC7" w14:textId="530D11C5" w:rsidR="005E746E" w:rsidRPr="00A62AE4" w:rsidRDefault="005E746E" w:rsidP="427D6E31">
      <w:pPr>
        <w:ind w:firstLine="720"/>
        <w:rPr>
          <w:rFonts w:ascii="Aptos" w:hAnsi="Aptos"/>
          <w:sz w:val="20"/>
          <w:szCs w:val="20"/>
        </w:rPr>
      </w:pPr>
      <w:r w:rsidRPr="00A62AE4">
        <w:rPr>
          <w:rFonts w:ascii="Aptos" w:hAnsi="Aptos"/>
          <w:sz w:val="20"/>
          <w:szCs w:val="20"/>
        </w:rPr>
        <w:t>Our database aims to solve the problem of the overcomplicated nature of pharmacies. Many</w:t>
      </w:r>
      <w:r w:rsidR="3CE622E7" w:rsidRPr="00A62AE4">
        <w:rPr>
          <w:rFonts w:ascii="Aptos" w:hAnsi="Aptos"/>
          <w:sz w:val="20"/>
          <w:szCs w:val="20"/>
        </w:rPr>
        <w:t xml:space="preserve"> </w:t>
      </w:r>
      <w:r w:rsidRPr="00A62AE4">
        <w:rPr>
          <w:rFonts w:ascii="Aptos" w:hAnsi="Aptos"/>
          <w:sz w:val="20"/>
          <w:szCs w:val="20"/>
        </w:rPr>
        <w:t>pharmacy databases can be streamlined to help pharmacy personnel thus making everything a better experience for all involved. The pharmaceutical business is always producing more medicine for those that need it, making the scale of the pharmacy rise with time. Excel sheets have many limitations keeping up with this rising trend because it would only prove more difficult to keep track of the thousands of patients and their respective medications. Data could also be easily lost and altered with a simple mis-click making it unreliable</w:t>
      </w:r>
      <w:r w:rsidR="00FD7B3D" w:rsidRPr="00A62AE4">
        <w:rPr>
          <w:rFonts w:ascii="Aptos" w:hAnsi="Aptos"/>
          <w:sz w:val="20"/>
          <w:szCs w:val="20"/>
        </w:rPr>
        <w:t xml:space="preserve"> </w:t>
      </w:r>
      <w:r w:rsidRPr="00A62AE4">
        <w:rPr>
          <w:rFonts w:ascii="Aptos" w:hAnsi="Aptos"/>
          <w:sz w:val="20"/>
          <w:szCs w:val="20"/>
        </w:rPr>
        <w:t xml:space="preserve">as well. Databases, however, scale up easily with their architecture and require admin privileges to alter any patient data. </w:t>
      </w:r>
    </w:p>
    <w:p w14:paraId="58E2C27D" w14:textId="166CBFD7" w:rsidR="005E746E" w:rsidRPr="00A62AE4" w:rsidRDefault="005E746E" w:rsidP="427D6E31">
      <w:pPr>
        <w:ind w:firstLine="720"/>
        <w:rPr>
          <w:del w:id="4" w:author="Microsoft Word" w:date="2024-04-29T13:24:00Z"/>
          <w:rFonts w:ascii="Aptos" w:hAnsi="Aptos"/>
          <w:sz w:val="20"/>
          <w:szCs w:val="20"/>
        </w:rPr>
      </w:pPr>
      <w:r w:rsidRPr="00A62AE4">
        <w:rPr>
          <w:rFonts w:ascii="Aptos" w:hAnsi="Aptos"/>
          <w:sz w:val="20"/>
          <w:szCs w:val="20"/>
        </w:rPr>
        <w:t xml:space="preserve">Unlike an excel sheet, databases allow a view of what information the pharmacist or doctor needs without other patient information. When viewing an excel sheet other users can be seen and their selected cells can be seen as well and can distract from one's work. Databases avoid this problem and can be concurrently accessed and updated </w:t>
      </w:r>
      <w:r w:rsidR="00FD7B3D" w:rsidRPr="00A62AE4">
        <w:rPr>
          <w:rFonts w:ascii="Aptos" w:hAnsi="Aptos"/>
          <w:sz w:val="20"/>
          <w:szCs w:val="20"/>
        </w:rPr>
        <w:t xml:space="preserve">without </w:t>
      </w:r>
      <w:r w:rsidRPr="00A62AE4">
        <w:rPr>
          <w:rFonts w:ascii="Aptos" w:hAnsi="Aptos"/>
          <w:sz w:val="20"/>
          <w:szCs w:val="20"/>
        </w:rPr>
        <w:t>distracting other employees. Excel sheets can violate HIPPA regulations because of the lack of privacy when viewing concurrently with other employees. Databases require privileges from authorized personnel to view sensitive patient data to avoid breaking HIPPA</w:t>
      </w:r>
      <w:r w:rsidR="00A62AE4" w:rsidRPr="00A62AE4">
        <w:rPr>
          <w:rFonts w:ascii="Aptos" w:hAnsi="Aptos"/>
          <w:sz w:val="20"/>
          <w:szCs w:val="20"/>
        </w:rPr>
        <w:t>.</w:t>
      </w:r>
    </w:p>
    <w:p w14:paraId="3C9B64BE" w14:textId="7A7CFEF6" w:rsidR="00025B1B" w:rsidRDefault="00025B1B" w:rsidP="00172741"/>
    <w:p w14:paraId="4B5B5130" w14:textId="3198C405" w:rsidR="00172741" w:rsidRDefault="00172741" w:rsidP="00172741">
      <w:pPr>
        <w:pStyle w:val="Heading2"/>
        <w:numPr>
          <w:ilvl w:val="0"/>
          <w:numId w:val="7"/>
        </w:numPr>
      </w:pPr>
      <w:bookmarkStart w:id="5" w:name="_Toc738748794"/>
      <w:r>
        <w:t>Requirements and Target Use</w:t>
      </w:r>
      <w:bookmarkEnd w:id="5"/>
    </w:p>
    <w:p w14:paraId="3D4B45ED" w14:textId="77777777" w:rsidR="004301B0" w:rsidRDefault="004301B0" w:rsidP="00FD7B3D">
      <w:pPr>
        <w:rPr>
          <w:rFonts w:ascii="Aptos" w:eastAsia="Aptos" w:hAnsi="Aptos" w:cs="Aptos"/>
          <w:color w:val="000000" w:themeColor="text1"/>
          <w:sz w:val="20"/>
          <w:szCs w:val="20"/>
        </w:rPr>
      </w:pPr>
    </w:p>
    <w:p w14:paraId="700A2C0B" w14:textId="3D74C623" w:rsidR="00172741" w:rsidRPr="00A62AE4" w:rsidRDefault="00FD7B3D" w:rsidP="427D6E31">
      <w:pPr>
        <w:ind w:firstLine="360"/>
        <w:rPr>
          <w:rFonts w:ascii="Aptos" w:hAnsi="Aptos"/>
          <w:sz w:val="20"/>
          <w:szCs w:val="20"/>
        </w:rPr>
      </w:pPr>
      <w:r w:rsidRPr="2FE3F56B">
        <w:rPr>
          <w:rFonts w:ascii="Aptos" w:hAnsi="Aptos"/>
          <w:sz w:val="20"/>
          <w:szCs w:val="20"/>
        </w:rPr>
        <w:t xml:space="preserve">The people that will use our database are pharmacy personnel and doctors from clinics or hospitals that prescribe the medication to patients. The database will emulate the health portals that professionals in the medical field already use to minimize the amount of training needed. The doctor will be able to change the medications that are prescribed and insert a pharmacy that the patient wishes to go to. A pharmacist can access patient information and verify medication prescribed by the doctor. The pharm-tech will </w:t>
      </w:r>
      <w:r w:rsidR="61CA2773" w:rsidRPr="2FE3F56B">
        <w:rPr>
          <w:rFonts w:ascii="Aptos" w:hAnsi="Aptos"/>
          <w:sz w:val="20"/>
          <w:szCs w:val="20"/>
        </w:rPr>
        <w:t xml:space="preserve">also be able to have the same </w:t>
      </w:r>
      <w:r w:rsidR="3E9663CD" w:rsidRPr="2FE3F56B">
        <w:rPr>
          <w:rFonts w:ascii="Aptos" w:hAnsi="Aptos"/>
          <w:sz w:val="20"/>
          <w:szCs w:val="20"/>
        </w:rPr>
        <w:t>privileges</w:t>
      </w:r>
      <w:r w:rsidR="61CA2773" w:rsidRPr="2FE3F56B">
        <w:rPr>
          <w:rFonts w:ascii="Aptos" w:hAnsi="Aptos"/>
          <w:sz w:val="20"/>
          <w:szCs w:val="20"/>
        </w:rPr>
        <w:t xml:space="preserve"> as a </w:t>
      </w:r>
      <w:r w:rsidR="79802747" w:rsidRPr="2FE3F56B">
        <w:rPr>
          <w:rFonts w:ascii="Aptos" w:hAnsi="Aptos"/>
          <w:sz w:val="20"/>
          <w:szCs w:val="20"/>
        </w:rPr>
        <w:t>pharmacist</w:t>
      </w:r>
      <w:r w:rsidR="61CA2773" w:rsidRPr="2FE3F56B">
        <w:rPr>
          <w:rFonts w:ascii="Aptos" w:hAnsi="Aptos"/>
          <w:sz w:val="20"/>
          <w:szCs w:val="20"/>
        </w:rPr>
        <w:t xml:space="preserve"> but will not be able to view employee </w:t>
      </w:r>
      <w:r w:rsidR="155F3260" w:rsidRPr="2FE3F56B">
        <w:rPr>
          <w:rFonts w:ascii="Aptos" w:hAnsi="Aptos"/>
          <w:sz w:val="20"/>
          <w:szCs w:val="20"/>
        </w:rPr>
        <w:t>data.</w:t>
      </w:r>
      <w:r w:rsidRPr="2FE3F56B">
        <w:rPr>
          <w:rFonts w:ascii="Aptos" w:hAnsi="Aptos"/>
          <w:sz w:val="20"/>
          <w:szCs w:val="20"/>
        </w:rPr>
        <w:t xml:space="preserve"> The stock of medications will also be stored and</w:t>
      </w:r>
      <w:r w:rsidR="0D544CE2" w:rsidRPr="2FE3F56B">
        <w:rPr>
          <w:rFonts w:ascii="Aptos" w:hAnsi="Aptos"/>
          <w:sz w:val="20"/>
          <w:szCs w:val="20"/>
        </w:rPr>
        <w:t xml:space="preserve"> </w:t>
      </w:r>
      <w:r w:rsidRPr="2FE3F56B">
        <w:rPr>
          <w:rFonts w:ascii="Aptos" w:hAnsi="Aptos"/>
          <w:sz w:val="20"/>
          <w:szCs w:val="20"/>
        </w:rPr>
        <w:t xml:space="preserve">managed by the pharmacist in coordination with the supplier. The supplier will notify the pharmacy of shortages or discontinuations of any medication affected. A patient’s information will be </w:t>
      </w:r>
      <w:r w:rsidR="380F5BAD" w:rsidRPr="2FE3F56B">
        <w:rPr>
          <w:rFonts w:ascii="Aptos" w:hAnsi="Aptos"/>
          <w:sz w:val="20"/>
          <w:szCs w:val="20"/>
        </w:rPr>
        <w:t>deleted</w:t>
      </w:r>
      <w:r w:rsidRPr="2FE3F56B">
        <w:rPr>
          <w:rFonts w:ascii="Aptos" w:hAnsi="Aptos"/>
          <w:sz w:val="20"/>
          <w:szCs w:val="20"/>
        </w:rPr>
        <w:t xml:space="preserve"> only if the </w:t>
      </w:r>
      <w:r w:rsidR="4C8B2A0E" w:rsidRPr="2FE3F56B">
        <w:rPr>
          <w:rFonts w:ascii="Aptos" w:hAnsi="Aptos"/>
          <w:sz w:val="20"/>
          <w:szCs w:val="20"/>
        </w:rPr>
        <w:t>customer wishes for their information to be deleted</w:t>
      </w:r>
      <w:r w:rsidRPr="2FE3F56B">
        <w:rPr>
          <w:rFonts w:ascii="Aptos" w:hAnsi="Aptos"/>
          <w:sz w:val="20"/>
          <w:szCs w:val="20"/>
        </w:rPr>
        <w:t>.</w:t>
      </w:r>
      <w:r w:rsidR="380F5BAD" w:rsidRPr="2FE3F56B">
        <w:rPr>
          <w:rFonts w:ascii="Aptos" w:hAnsi="Aptos"/>
          <w:sz w:val="20"/>
          <w:szCs w:val="20"/>
        </w:rPr>
        <w:t xml:space="preserve"> </w:t>
      </w:r>
      <w:r w:rsidRPr="2FE3F56B">
        <w:rPr>
          <w:rFonts w:ascii="Aptos" w:hAnsi="Aptos"/>
          <w:sz w:val="20"/>
          <w:szCs w:val="20"/>
        </w:rPr>
        <w:t>Stakeholders in the system will be customers, pharmacy employees, medical suppliers, and doctors. The users of the database will be pharmacy employees.</w:t>
      </w:r>
      <w:r w:rsidR="00BF3A44" w:rsidRPr="2FE3F56B">
        <w:rPr>
          <w:rFonts w:ascii="Aptos" w:hAnsi="Aptos"/>
          <w:sz w:val="20"/>
          <w:szCs w:val="20"/>
        </w:rPr>
        <w:t xml:space="preserve"> </w:t>
      </w:r>
      <w:r w:rsidR="3C60F26A" w:rsidRPr="2FE3F56B">
        <w:rPr>
          <w:rFonts w:ascii="Aptos" w:hAnsi="Aptos"/>
          <w:sz w:val="20"/>
          <w:szCs w:val="20"/>
        </w:rPr>
        <w:t>The</w:t>
      </w:r>
      <w:r w:rsidRPr="2FE3F56B">
        <w:rPr>
          <w:rFonts w:ascii="Aptos" w:hAnsi="Aptos"/>
          <w:sz w:val="20"/>
          <w:szCs w:val="20"/>
        </w:rPr>
        <w:t xml:space="preserve"> administrators of this database will be our group, who is making the database, and the</w:t>
      </w:r>
      <w:r w:rsidR="00BF3A44" w:rsidRPr="2FE3F56B">
        <w:rPr>
          <w:rFonts w:ascii="Aptos" w:hAnsi="Aptos"/>
          <w:sz w:val="20"/>
          <w:szCs w:val="20"/>
        </w:rPr>
        <w:t xml:space="preserve"> </w:t>
      </w:r>
      <w:r w:rsidRPr="2FE3F56B">
        <w:rPr>
          <w:rFonts w:ascii="Aptos" w:hAnsi="Aptos"/>
          <w:sz w:val="20"/>
          <w:szCs w:val="20"/>
        </w:rPr>
        <w:t>employees or doctors who will use this database.</w:t>
      </w:r>
    </w:p>
    <w:p w14:paraId="0F87B488" w14:textId="641FAB0A" w:rsidR="004F4830" w:rsidRDefault="004F4830" w:rsidP="5A8FBE50">
      <w:pPr>
        <w:ind w:firstLine="360"/>
      </w:pPr>
    </w:p>
    <w:p w14:paraId="69D23EFB" w14:textId="27054066" w:rsidR="00945FD3" w:rsidRDefault="00945FD3" w:rsidP="00945FD3">
      <w:pPr>
        <w:pStyle w:val="Heading2"/>
        <w:numPr>
          <w:ilvl w:val="0"/>
          <w:numId w:val="7"/>
        </w:numPr>
      </w:pPr>
      <w:bookmarkStart w:id="6" w:name="_Toc1054118784"/>
      <w:r>
        <w:t>Data</w:t>
      </w:r>
      <w:bookmarkEnd w:id="6"/>
    </w:p>
    <w:p w14:paraId="2207247C" w14:textId="63C1786A" w:rsidR="00945FD3" w:rsidRPr="00945FD3" w:rsidRDefault="00945FD3" w:rsidP="00945FD3"/>
    <w:p w14:paraId="1F601A9A" w14:textId="5D6F0D05" w:rsidR="00025B1B" w:rsidRPr="0073664A" w:rsidRDefault="00945FD3" w:rsidP="2FE3F56B">
      <w:pPr>
        <w:ind w:firstLine="360"/>
        <w:rPr>
          <w:rFonts w:ascii="Aptos" w:hAnsi="Aptos"/>
          <w:sz w:val="20"/>
          <w:szCs w:val="20"/>
        </w:rPr>
      </w:pPr>
      <w:r w:rsidRPr="2FE3F56B">
        <w:rPr>
          <w:rFonts w:ascii="Aptos" w:hAnsi="Aptos"/>
          <w:sz w:val="20"/>
          <w:szCs w:val="20"/>
        </w:rPr>
        <w:t xml:space="preserve">All database data will be manually created sample data to simulate a real-world </w:t>
      </w:r>
      <w:r w:rsidR="008919BE" w:rsidRPr="2FE3F56B">
        <w:rPr>
          <w:rFonts w:ascii="Aptos" w:hAnsi="Aptos"/>
          <w:sz w:val="20"/>
          <w:szCs w:val="20"/>
        </w:rPr>
        <w:t>pharmacy</w:t>
      </w:r>
      <w:r w:rsidRPr="2FE3F56B">
        <w:rPr>
          <w:rFonts w:ascii="Aptos" w:hAnsi="Aptos"/>
          <w:sz w:val="20"/>
          <w:szCs w:val="20"/>
        </w:rPr>
        <w:t>. Most of the attributes will be entered as if an employee of the</w:t>
      </w:r>
      <w:r w:rsidR="009806B3" w:rsidRPr="2FE3F56B">
        <w:rPr>
          <w:rFonts w:ascii="Aptos" w:hAnsi="Aptos"/>
          <w:sz w:val="20"/>
          <w:szCs w:val="20"/>
        </w:rPr>
        <w:t xml:space="preserve"> pharmacy</w:t>
      </w:r>
      <w:r w:rsidRPr="2FE3F56B">
        <w:rPr>
          <w:rFonts w:ascii="Aptos" w:hAnsi="Aptos"/>
          <w:sz w:val="20"/>
          <w:szCs w:val="20"/>
        </w:rPr>
        <w:t xml:space="preserve"> were entering it themselves. The employee and prescription ID will be generated as if they were randomly assigned. The reason that some data will be auto generated, and some data will be manually entered is to simulate the environment in which the database will be altered. Employees of the pharmacy will manually enter most data from new customers, suppliers, prescriptions, employees, and doctors. Care will be taken to ensure that these IDs remain unique as they are primary keys.</w:t>
      </w:r>
    </w:p>
    <w:p w14:paraId="65ADA81B" w14:textId="39AF15A4" w:rsidR="2FE3F56B" w:rsidRDefault="2FE3F56B" w:rsidP="2FE3F56B">
      <w:pPr>
        <w:ind w:firstLine="360"/>
        <w:rPr>
          <w:rFonts w:ascii="Aptos" w:hAnsi="Aptos"/>
          <w:sz w:val="20"/>
          <w:szCs w:val="20"/>
        </w:rPr>
      </w:pPr>
    </w:p>
    <w:p w14:paraId="6C5A4708" w14:textId="77777777" w:rsidR="00576DE9" w:rsidRDefault="00576DE9" w:rsidP="0073664A">
      <w:pPr>
        <w:pStyle w:val="Heading1"/>
        <w:jc w:val="center"/>
      </w:pPr>
      <w:bookmarkStart w:id="7" w:name="_Toc1633629902"/>
    </w:p>
    <w:p w14:paraId="38050460" w14:textId="77777777" w:rsidR="00576DE9" w:rsidRPr="00576DE9" w:rsidRDefault="00576DE9" w:rsidP="00576DE9"/>
    <w:p w14:paraId="4FC2FCC3" w14:textId="381DDAA9" w:rsidR="001A3AE4" w:rsidRPr="0073664A" w:rsidRDefault="00025B1B" w:rsidP="0073664A">
      <w:pPr>
        <w:pStyle w:val="Heading1"/>
        <w:jc w:val="center"/>
      </w:pPr>
      <w:r>
        <w:lastRenderedPageBreak/>
        <w:t>Design</w:t>
      </w:r>
      <w:bookmarkEnd w:id="7"/>
    </w:p>
    <w:p w14:paraId="6F56D65E" w14:textId="57BAA342" w:rsidR="00A62AE4" w:rsidRPr="00A62AE4" w:rsidRDefault="00A62AE4" w:rsidP="00A62AE4">
      <w:pPr>
        <w:rPr>
          <w:rFonts w:ascii="Aptos" w:hAnsi="Aptos"/>
          <w:sz w:val="20"/>
          <w:szCs w:val="20"/>
        </w:rPr>
      </w:pPr>
    </w:p>
    <w:p w14:paraId="4FC0E385" w14:textId="7845B1E4" w:rsidR="427D6E31" w:rsidRDefault="0073664A" w:rsidP="0073664A">
      <w:pPr>
        <w:pStyle w:val="Heading2"/>
        <w:numPr>
          <w:ilvl w:val="0"/>
          <w:numId w:val="9"/>
        </w:numPr>
      </w:pPr>
      <w:bookmarkStart w:id="8" w:name="_Toc1761489927"/>
      <w:r>
        <w:t>Users and Functionalities</w:t>
      </w:r>
      <w:bookmarkEnd w:id="8"/>
    </w:p>
    <w:p w14:paraId="69DB608D" w14:textId="77777777" w:rsidR="0073664A" w:rsidRPr="0073664A" w:rsidRDefault="0073664A" w:rsidP="0073664A"/>
    <w:p w14:paraId="2872B58A" w14:textId="1BEAB69F" w:rsidR="159E7041" w:rsidRPr="00A62AE4" w:rsidRDefault="6286AA46" w:rsidP="2FE3F56B">
      <w:pPr>
        <w:ind w:left="360" w:firstLine="720"/>
        <w:rPr>
          <w:rFonts w:ascii="Aptos" w:hAnsi="Aptos"/>
          <w:sz w:val="20"/>
          <w:szCs w:val="20"/>
        </w:rPr>
      </w:pPr>
      <w:r w:rsidRPr="2FE3F56B">
        <w:rPr>
          <w:rFonts w:ascii="Aptos" w:hAnsi="Aptos"/>
          <w:sz w:val="20"/>
          <w:szCs w:val="20"/>
        </w:rPr>
        <w:t xml:space="preserve">All employees in the database are users of the database. These two employee subtypes, PharmTech and Pharmacist, have different </w:t>
      </w:r>
      <w:r w:rsidR="7FEEAE92" w:rsidRPr="2FE3F56B">
        <w:rPr>
          <w:rFonts w:ascii="Aptos" w:hAnsi="Aptos"/>
          <w:sz w:val="20"/>
          <w:szCs w:val="20"/>
        </w:rPr>
        <w:t>privileges</w:t>
      </w:r>
      <w:r w:rsidRPr="2FE3F56B">
        <w:rPr>
          <w:rFonts w:ascii="Aptos" w:hAnsi="Aptos"/>
          <w:sz w:val="20"/>
          <w:szCs w:val="20"/>
        </w:rPr>
        <w:t xml:space="preserve"> in the system. </w:t>
      </w:r>
      <w:r w:rsidR="4656B841" w:rsidRPr="2FE3F56B">
        <w:rPr>
          <w:rFonts w:ascii="Aptos" w:hAnsi="Aptos"/>
          <w:sz w:val="20"/>
          <w:szCs w:val="20"/>
        </w:rPr>
        <w:t xml:space="preserve">The Pharm Tech is an employee working under the pharmacist that </w:t>
      </w:r>
      <w:r w:rsidR="2CC61900" w:rsidRPr="2FE3F56B">
        <w:rPr>
          <w:rFonts w:ascii="Aptos" w:hAnsi="Aptos"/>
          <w:sz w:val="20"/>
          <w:szCs w:val="20"/>
        </w:rPr>
        <w:t xml:space="preserve">has view </w:t>
      </w:r>
      <w:r w:rsidR="4E1E047D" w:rsidRPr="2FE3F56B">
        <w:rPr>
          <w:rFonts w:ascii="Aptos" w:hAnsi="Aptos"/>
          <w:sz w:val="20"/>
          <w:szCs w:val="20"/>
        </w:rPr>
        <w:t>privileges</w:t>
      </w:r>
      <w:r w:rsidR="2CC61900" w:rsidRPr="2FE3F56B">
        <w:rPr>
          <w:rFonts w:ascii="Aptos" w:hAnsi="Aptos"/>
          <w:sz w:val="20"/>
          <w:szCs w:val="20"/>
        </w:rPr>
        <w:t xml:space="preserve"> in the database and can sell prescriptions to customers.</w:t>
      </w:r>
      <w:r w:rsidR="556613C8" w:rsidRPr="2FE3F56B">
        <w:rPr>
          <w:rFonts w:ascii="Aptos" w:hAnsi="Aptos"/>
          <w:sz w:val="20"/>
          <w:szCs w:val="20"/>
        </w:rPr>
        <w:t xml:space="preserve"> </w:t>
      </w:r>
      <w:r w:rsidR="3E1AA3DF" w:rsidRPr="2FE3F56B">
        <w:rPr>
          <w:rFonts w:ascii="Aptos" w:hAnsi="Aptos"/>
          <w:sz w:val="20"/>
          <w:szCs w:val="20"/>
        </w:rPr>
        <w:t>PharmTech</w:t>
      </w:r>
      <w:r w:rsidR="4FC7402A" w:rsidRPr="2FE3F56B">
        <w:rPr>
          <w:rFonts w:ascii="Aptos" w:hAnsi="Aptos"/>
          <w:sz w:val="20"/>
          <w:szCs w:val="20"/>
        </w:rPr>
        <w:t>s</w:t>
      </w:r>
      <w:r w:rsidR="556613C8" w:rsidRPr="2FE3F56B">
        <w:rPr>
          <w:rFonts w:ascii="Aptos" w:hAnsi="Aptos"/>
          <w:sz w:val="20"/>
          <w:szCs w:val="20"/>
        </w:rPr>
        <w:t xml:space="preserve"> </w:t>
      </w:r>
      <w:r w:rsidR="41E6CE69" w:rsidRPr="2FE3F56B">
        <w:rPr>
          <w:rFonts w:ascii="Aptos" w:hAnsi="Aptos"/>
          <w:sz w:val="20"/>
          <w:szCs w:val="20"/>
        </w:rPr>
        <w:t>ha</w:t>
      </w:r>
      <w:r w:rsidR="6F938810" w:rsidRPr="2FE3F56B">
        <w:rPr>
          <w:rFonts w:ascii="Aptos" w:hAnsi="Aptos"/>
          <w:sz w:val="20"/>
          <w:szCs w:val="20"/>
        </w:rPr>
        <w:t>ve</w:t>
      </w:r>
      <w:r w:rsidR="556613C8" w:rsidRPr="2FE3F56B">
        <w:rPr>
          <w:rFonts w:ascii="Aptos" w:hAnsi="Aptos"/>
          <w:sz w:val="20"/>
          <w:szCs w:val="20"/>
        </w:rPr>
        <w:t xml:space="preserve"> access </w:t>
      </w:r>
      <w:r w:rsidR="573D7815" w:rsidRPr="2FE3F56B">
        <w:rPr>
          <w:rFonts w:ascii="Aptos" w:hAnsi="Aptos"/>
          <w:sz w:val="20"/>
          <w:szCs w:val="20"/>
        </w:rPr>
        <w:t>to</w:t>
      </w:r>
      <w:r w:rsidR="425300EA" w:rsidRPr="2FE3F56B">
        <w:rPr>
          <w:rFonts w:ascii="Aptos" w:hAnsi="Aptos"/>
          <w:sz w:val="20"/>
          <w:szCs w:val="20"/>
        </w:rPr>
        <w:t xml:space="preserve"> </w:t>
      </w:r>
      <w:r w:rsidR="556613C8" w:rsidRPr="2FE3F56B">
        <w:rPr>
          <w:rFonts w:ascii="Aptos" w:hAnsi="Aptos"/>
          <w:sz w:val="20"/>
          <w:szCs w:val="20"/>
        </w:rPr>
        <w:t xml:space="preserve">everything except employee </w:t>
      </w:r>
      <w:r w:rsidR="6F09EBD3" w:rsidRPr="2FE3F56B">
        <w:rPr>
          <w:rFonts w:ascii="Aptos" w:hAnsi="Aptos"/>
          <w:sz w:val="20"/>
          <w:szCs w:val="20"/>
        </w:rPr>
        <w:t>data</w:t>
      </w:r>
      <w:r w:rsidR="6D89B214" w:rsidRPr="2FE3F56B">
        <w:rPr>
          <w:rFonts w:ascii="Aptos" w:hAnsi="Aptos"/>
          <w:sz w:val="20"/>
          <w:szCs w:val="20"/>
        </w:rPr>
        <w:t>.</w:t>
      </w:r>
      <w:r w:rsidR="48492885" w:rsidRPr="2FE3F56B">
        <w:rPr>
          <w:rFonts w:ascii="Aptos" w:hAnsi="Aptos"/>
          <w:sz w:val="20"/>
          <w:szCs w:val="20"/>
        </w:rPr>
        <w:t xml:space="preserve"> </w:t>
      </w:r>
      <w:r w:rsidR="6D89B214" w:rsidRPr="2FE3F56B">
        <w:rPr>
          <w:rFonts w:ascii="Aptos" w:hAnsi="Aptos"/>
          <w:sz w:val="20"/>
          <w:szCs w:val="20"/>
        </w:rPr>
        <w:t>Pharmacist</w:t>
      </w:r>
      <w:r w:rsidR="48492885" w:rsidRPr="2FE3F56B">
        <w:rPr>
          <w:rFonts w:ascii="Aptos" w:hAnsi="Aptos"/>
          <w:sz w:val="20"/>
          <w:szCs w:val="20"/>
        </w:rPr>
        <w:t>s</w:t>
      </w:r>
      <w:r w:rsidR="6D89B214" w:rsidRPr="2FE3F56B">
        <w:rPr>
          <w:rFonts w:ascii="Aptos" w:hAnsi="Aptos"/>
          <w:sz w:val="20"/>
          <w:szCs w:val="20"/>
        </w:rPr>
        <w:t xml:space="preserve"> work </w:t>
      </w:r>
      <w:r w:rsidR="0761C331" w:rsidRPr="2FE3F56B">
        <w:rPr>
          <w:rFonts w:ascii="Aptos" w:hAnsi="Aptos"/>
          <w:sz w:val="20"/>
          <w:szCs w:val="20"/>
        </w:rPr>
        <w:t>as</w:t>
      </w:r>
      <w:r w:rsidR="4A936377" w:rsidRPr="2FE3F56B">
        <w:rPr>
          <w:rFonts w:ascii="Aptos" w:hAnsi="Aptos"/>
          <w:sz w:val="20"/>
          <w:szCs w:val="20"/>
        </w:rPr>
        <w:t xml:space="preserve"> </w:t>
      </w:r>
      <w:r w:rsidR="6D89B214" w:rsidRPr="2FE3F56B">
        <w:rPr>
          <w:rFonts w:ascii="Aptos" w:hAnsi="Aptos"/>
          <w:sz w:val="20"/>
          <w:szCs w:val="20"/>
        </w:rPr>
        <w:t>supervisor</w:t>
      </w:r>
      <w:r w:rsidR="30FB8350" w:rsidRPr="2FE3F56B">
        <w:rPr>
          <w:rFonts w:ascii="Aptos" w:hAnsi="Aptos"/>
          <w:sz w:val="20"/>
          <w:szCs w:val="20"/>
        </w:rPr>
        <w:t>s</w:t>
      </w:r>
      <w:r w:rsidR="6D89B214" w:rsidRPr="2FE3F56B">
        <w:rPr>
          <w:rFonts w:ascii="Aptos" w:hAnsi="Aptos"/>
          <w:sz w:val="20"/>
          <w:szCs w:val="20"/>
        </w:rPr>
        <w:t xml:space="preserve"> to </w:t>
      </w:r>
      <w:r w:rsidR="1C61C69D" w:rsidRPr="2FE3F56B">
        <w:rPr>
          <w:rFonts w:ascii="Aptos" w:hAnsi="Aptos"/>
          <w:sz w:val="20"/>
          <w:szCs w:val="20"/>
        </w:rPr>
        <w:t>the</w:t>
      </w:r>
      <w:r w:rsidR="6D89B214" w:rsidRPr="2FE3F56B">
        <w:rPr>
          <w:rFonts w:ascii="Aptos" w:hAnsi="Aptos"/>
          <w:sz w:val="20"/>
          <w:szCs w:val="20"/>
        </w:rPr>
        <w:t xml:space="preserve"> PharmTech</w:t>
      </w:r>
      <w:r w:rsidR="129975E1" w:rsidRPr="2FE3F56B">
        <w:rPr>
          <w:rFonts w:ascii="Aptos" w:hAnsi="Aptos"/>
          <w:sz w:val="20"/>
          <w:szCs w:val="20"/>
        </w:rPr>
        <w:t xml:space="preserve"> </w:t>
      </w:r>
      <w:r w:rsidR="20EDCB67" w:rsidRPr="2FE3F56B">
        <w:rPr>
          <w:rFonts w:ascii="Aptos" w:hAnsi="Aptos"/>
          <w:sz w:val="20"/>
          <w:szCs w:val="20"/>
        </w:rPr>
        <w:t>employees;</w:t>
      </w:r>
      <w:r w:rsidR="15CAE196" w:rsidRPr="2FE3F56B">
        <w:rPr>
          <w:rFonts w:ascii="Aptos" w:hAnsi="Aptos"/>
          <w:sz w:val="20"/>
          <w:szCs w:val="20"/>
        </w:rPr>
        <w:t xml:space="preserve"> they can fill prescriptions for customers</w:t>
      </w:r>
      <w:r w:rsidR="6D89B214" w:rsidRPr="2FE3F56B">
        <w:rPr>
          <w:rFonts w:ascii="Aptos" w:hAnsi="Aptos"/>
          <w:sz w:val="20"/>
          <w:szCs w:val="20"/>
        </w:rPr>
        <w:t>. They have access</w:t>
      </w:r>
      <w:r w:rsidR="4FD82D3A" w:rsidRPr="2FE3F56B">
        <w:rPr>
          <w:rFonts w:ascii="Aptos" w:hAnsi="Aptos"/>
          <w:sz w:val="20"/>
          <w:szCs w:val="20"/>
        </w:rPr>
        <w:t xml:space="preserve"> to view and edit employee data in addition to viewing and editing privileges </w:t>
      </w:r>
      <w:r w:rsidR="2CFED4B0" w:rsidRPr="2FE3F56B">
        <w:rPr>
          <w:rFonts w:ascii="Aptos" w:hAnsi="Aptos"/>
          <w:sz w:val="20"/>
          <w:szCs w:val="20"/>
        </w:rPr>
        <w:t xml:space="preserve">for all other portions of the database. This includes adding, updating, and deleting data from tables. </w:t>
      </w:r>
    </w:p>
    <w:p w14:paraId="02FD2293" w14:textId="1D17E505" w:rsidR="427D6E31" w:rsidRPr="00A62AE4" w:rsidRDefault="427D6E31" w:rsidP="427D6E31">
      <w:pPr>
        <w:ind w:left="360"/>
        <w:rPr>
          <w:rFonts w:ascii="Aptos" w:hAnsi="Aptos"/>
          <w:sz w:val="20"/>
          <w:szCs w:val="20"/>
        </w:rPr>
      </w:pPr>
    </w:p>
    <w:p w14:paraId="329A1DD7" w14:textId="178FFD96" w:rsidR="00EC02D4" w:rsidRPr="00A62AE4" w:rsidRDefault="0073664A" w:rsidP="0073664A">
      <w:pPr>
        <w:pStyle w:val="Heading2"/>
        <w:numPr>
          <w:ilvl w:val="0"/>
          <w:numId w:val="9"/>
        </w:numPr>
      </w:pPr>
      <w:bookmarkStart w:id="9" w:name="_Toc1750231689"/>
      <w:r>
        <w:t>EER Diagram</w:t>
      </w:r>
      <w:bookmarkEnd w:id="9"/>
    </w:p>
    <w:p w14:paraId="7F02FC32" w14:textId="2E240F38" w:rsidR="000A338E" w:rsidRPr="00A62AE4" w:rsidRDefault="23EECE6E" w:rsidP="001579B1">
      <w:pPr>
        <w:jc w:val="center"/>
        <w:rPr>
          <w:rFonts w:ascii="Aptos" w:eastAsia="Calibri" w:hAnsi="Aptos" w:cs="Calibri"/>
          <w:sz w:val="20"/>
          <w:szCs w:val="20"/>
        </w:rPr>
      </w:pPr>
      <w:r w:rsidRPr="00A62AE4">
        <w:rPr>
          <w:rFonts w:ascii="Aptos" w:hAnsi="Aptos"/>
          <w:noProof/>
          <w:sz w:val="20"/>
          <w:szCs w:val="20"/>
        </w:rPr>
        <w:drawing>
          <wp:inline distT="0" distB="0" distL="0" distR="0" wp14:anchorId="280D2AB1" wp14:editId="6F40148A">
            <wp:extent cx="4572000" cy="3733800"/>
            <wp:effectExtent l="0" t="0" r="0" b="0"/>
            <wp:docPr id="1564557880" name="Picture 156455788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557880"/>
                    <pic:cNvPicPr/>
                  </pic:nvPicPr>
                  <pic:blipFill>
                    <a:blip r:embed="rId7">
                      <a:extLst>
                        <a:ext uri="{28A0092B-C50C-407E-A947-70E740481C1C}">
                          <a14:useLocalDpi xmlns:a14="http://schemas.microsoft.com/office/drawing/2010/main" val="0"/>
                        </a:ext>
                      </a:extLst>
                    </a:blip>
                    <a:stretch>
                      <a:fillRect/>
                    </a:stretch>
                  </pic:blipFill>
                  <pic:spPr>
                    <a:xfrm>
                      <a:off x="0" y="0"/>
                      <a:ext cx="4572000" cy="3733800"/>
                    </a:xfrm>
                    <a:prstGeom prst="rect">
                      <a:avLst/>
                    </a:prstGeom>
                  </pic:spPr>
                </pic:pic>
              </a:graphicData>
            </a:graphic>
          </wp:inline>
        </w:drawing>
      </w:r>
    </w:p>
    <w:p w14:paraId="6F12EF9B" w14:textId="51CDDDEC" w:rsidR="000A338E" w:rsidRPr="00A62AE4" w:rsidRDefault="000A338E" w:rsidP="65536BE6">
      <w:pPr>
        <w:rPr>
          <w:rFonts w:ascii="Aptos" w:eastAsiaTheme="minorEastAsia" w:hAnsi="Aptos"/>
          <w:sz w:val="20"/>
          <w:szCs w:val="20"/>
        </w:rPr>
      </w:pPr>
    </w:p>
    <w:p w14:paraId="23E51E0B" w14:textId="5B632EA4" w:rsidR="000A338E" w:rsidRPr="00A62AE4" w:rsidRDefault="2CD31619" w:rsidP="65536BE6">
      <w:pPr>
        <w:spacing w:after="160" w:line="276" w:lineRule="auto"/>
        <w:ind w:left="-20" w:right="-20"/>
        <w:rPr>
          <w:rFonts w:ascii="Aptos" w:eastAsiaTheme="minorEastAsia" w:hAnsi="Aptos"/>
          <w:sz w:val="20"/>
          <w:szCs w:val="20"/>
        </w:rPr>
      </w:pPr>
      <w:r w:rsidRPr="00A62AE4">
        <w:rPr>
          <w:rFonts w:ascii="Aptos" w:eastAsiaTheme="minorEastAsia" w:hAnsi="Aptos"/>
          <w:sz w:val="20"/>
          <w:szCs w:val="20"/>
        </w:rPr>
        <w:t>Assumptions:</w:t>
      </w:r>
    </w:p>
    <w:p w14:paraId="6EFD7A60" w14:textId="6AB6707C" w:rsidR="000A338E" w:rsidRPr="00A62AE4" w:rsidRDefault="2CD31619" w:rsidP="2FE3F56B">
      <w:pPr>
        <w:spacing w:after="160" w:line="276" w:lineRule="auto"/>
        <w:ind w:left="-20" w:right="-20" w:firstLine="720"/>
        <w:rPr>
          <w:rFonts w:ascii="Aptos" w:eastAsiaTheme="minorEastAsia" w:hAnsi="Aptos"/>
          <w:sz w:val="20"/>
          <w:szCs w:val="20"/>
        </w:rPr>
      </w:pPr>
      <w:r w:rsidRPr="2FE3F56B">
        <w:rPr>
          <w:rFonts w:ascii="Aptos" w:eastAsiaTheme="minorEastAsia" w:hAnsi="Aptos"/>
          <w:sz w:val="20"/>
          <w:szCs w:val="20"/>
        </w:rPr>
        <w:t xml:space="preserve"> The pharmacy will be a store pharmacy and not a hospital pharmacy; therefore, the doctor will not be considered an employee of the pharmacy and will have their own clinic. If the customer buys multiple medications at once, then it will count as a single prescription just the same as if there were only one medication. Only the pharmacist is allowed to fill out a prescription and the </w:t>
      </w:r>
      <w:r w:rsidR="7375DC62" w:rsidRPr="2FE3F56B">
        <w:rPr>
          <w:rFonts w:ascii="Aptos" w:eastAsiaTheme="minorEastAsia" w:hAnsi="Aptos"/>
          <w:sz w:val="20"/>
          <w:szCs w:val="20"/>
        </w:rPr>
        <w:t>PharmTech</w:t>
      </w:r>
      <w:r w:rsidRPr="2FE3F56B">
        <w:rPr>
          <w:rFonts w:ascii="Aptos" w:eastAsiaTheme="minorEastAsia" w:hAnsi="Aptos"/>
          <w:sz w:val="20"/>
          <w:szCs w:val="20"/>
        </w:rPr>
        <w:t xml:space="preserve"> will sell the prescription. The doctor will be the only one with authorization to prescribe a customer medication, which the pharmacist will </w:t>
      </w:r>
      <w:r w:rsidR="0073664A" w:rsidRPr="2FE3F56B">
        <w:rPr>
          <w:rFonts w:ascii="Aptos" w:eastAsiaTheme="minorEastAsia" w:hAnsi="Aptos"/>
          <w:sz w:val="20"/>
          <w:szCs w:val="20"/>
        </w:rPr>
        <w:t>in</w:t>
      </w:r>
      <w:r w:rsidR="676A5481" w:rsidRPr="2FE3F56B">
        <w:rPr>
          <w:rFonts w:ascii="Aptos" w:eastAsiaTheme="minorEastAsia" w:hAnsi="Aptos"/>
          <w:sz w:val="20"/>
          <w:szCs w:val="20"/>
        </w:rPr>
        <w:t>s</w:t>
      </w:r>
      <w:r w:rsidR="0073664A" w:rsidRPr="2FE3F56B">
        <w:rPr>
          <w:rFonts w:ascii="Aptos" w:eastAsiaTheme="minorEastAsia" w:hAnsi="Aptos"/>
          <w:sz w:val="20"/>
          <w:szCs w:val="20"/>
        </w:rPr>
        <w:t>ert</w:t>
      </w:r>
      <w:r w:rsidRPr="2FE3F56B">
        <w:rPr>
          <w:rFonts w:ascii="Aptos" w:eastAsiaTheme="minorEastAsia" w:hAnsi="Aptos"/>
          <w:sz w:val="20"/>
          <w:szCs w:val="20"/>
        </w:rPr>
        <w:t xml:space="preserve"> </w:t>
      </w:r>
      <w:r w:rsidR="473865C2" w:rsidRPr="2FE3F56B">
        <w:rPr>
          <w:rFonts w:ascii="Aptos" w:eastAsiaTheme="minorEastAsia" w:hAnsi="Aptos"/>
          <w:sz w:val="20"/>
          <w:szCs w:val="20"/>
        </w:rPr>
        <w:t>into</w:t>
      </w:r>
      <w:r w:rsidR="00A62AE4" w:rsidRPr="2FE3F56B">
        <w:rPr>
          <w:rFonts w:ascii="Aptos" w:eastAsiaTheme="minorEastAsia" w:hAnsi="Aptos"/>
          <w:sz w:val="20"/>
          <w:szCs w:val="20"/>
        </w:rPr>
        <w:t xml:space="preserve"> </w:t>
      </w:r>
      <w:r w:rsidRPr="2FE3F56B">
        <w:rPr>
          <w:rFonts w:ascii="Aptos" w:eastAsiaTheme="minorEastAsia" w:hAnsi="Aptos"/>
          <w:sz w:val="20"/>
          <w:szCs w:val="20"/>
        </w:rPr>
        <w:t>the database.</w:t>
      </w:r>
    </w:p>
    <w:p w14:paraId="59173ECD" w14:textId="2EA29444" w:rsidR="15E4F8AE" w:rsidRPr="00A62AE4" w:rsidRDefault="15E4F8AE" w:rsidP="65536BE6">
      <w:pPr>
        <w:spacing w:after="160" w:line="276" w:lineRule="auto"/>
        <w:ind w:right="-20" w:firstLine="700"/>
        <w:rPr>
          <w:rFonts w:ascii="Aptos" w:eastAsia="Calibri" w:hAnsi="Aptos" w:cs="Calibri"/>
          <w:sz w:val="20"/>
          <w:szCs w:val="20"/>
        </w:rPr>
      </w:pPr>
      <w:r w:rsidRPr="2FE3F56B">
        <w:rPr>
          <w:rFonts w:ascii="Aptos" w:eastAsia="Calibri" w:hAnsi="Aptos" w:cs="Calibri"/>
          <w:sz w:val="20"/>
          <w:szCs w:val="20"/>
        </w:rPr>
        <w:t xml:space="preserve">PharmTech and Pharmacist will be specializations of Employee. We considered using “Person” as a generalization to include Doctor, Customer, PharmTech and Pharmacist, but </w:t>
      </w:r>
      <w:r w:rsidR="3546B89B" w:rsidRPr="2FE3F56B">
        <w:rPr>
          <w:rFonts w:ascii="Aptos" w:eastAsia="Calibri" w:hAnsi="Aptos" w:cs="Calibri"/>
          <w:sz w:val="20"/>
          <w:szCs w:val="20"/>
        </w:rPr>
        <w:t>decided</w:t>
      </w:r>
      <w:r w:rsidRPr="2FE3F56B">
        <w:rPr>
          <w:rFonts w:ascii="Aptos" w:eastAsia="Calibri" w:hAnsi="Aptos" w:cs="Calibri"/>
          <w:sz w:val="20"/>
          <w:szCs w:val="20"/>
        </w:rPr>
        <w:t xml:space="preserve"> to continue with using Employee as a Person superclass. This is because adding a Person generalization would not generalize </w:t>
      </w:r>
      <w:r w:rsidRPr="2FE3F56B">
        <w:rPr>
          <w:rFonts w:ascii="Aptos" w:eastAsia="Calibri" w:hAnsi="Aptos" w:cs="Calibri"/>
          <w:sz w:val="20"/>
          <w:szCs w:val="20"/>
        </w:rPr>
        <w:lastRenderedPageBreak/>
        <w:t>enough attributes to be useful; the same amount of data will need to be put into the subclasses as if we continued to use the Employee generalization.</w:t>
      </w:r>
    </w:p>
    <w:p w14:paraId="03E884A3" w14:textId="4ABDDE33" w:rsidR="65536BE6" w:rsidRDefault="65536BE6" w:rsidP="65536BE6">
      <w:pPr>
        <w:spacing w:after="160" w:line="276" w:lineRule="auto"/>
        <w:ind w:left="-20" w:right="-20"/>
        <w:rPr>
          <w:rFonts w:eastAsiaTheme="minorEastAsia"/>
        </w:rPr>
      </w:pPr>
    </w:p>
    <w:p w14:paraId="03FC5734" w14:textId="54758405" w:rsidR="00BC03FD" w:rsidRDefault="00BC03FD" w:rsidP="0073664A">
      <w:pPr>
        <w:pStyle w:val="Heading2"/>
        <w:numPr>
          <w:ilvl w:val="0"/>
          <w:numId w:val="9"/>
        </w:numPr>
      </w:pPr>
      <w:bookmarkStart w:id="10" w:name="_Toc231071762"/>
      <w:r>
        <w:t>Relational Schema from EER</w:t>
      </w:r>
      <w:bookmarkEnd w:id="10"/>
    </w:p>
    <w:p w14:paraId="35BB7626" w14:textId="0A8F2882" w:rsidR="00BC03FD" w:rsidRPr="00025B1B" w:rsidRDefault="00BC03FD" w:rsidP="00BC03FD">
      <w:pPr>
        <w:pStyle w:val="Heading2"/>
      </w:pPr>
    </w:p>
    <w:p w14:paraId="4F0ABCCA" w14:textId="678B48C5" w:rsidR="00025B1B" w:rsidRDefault="005A01D0" w:rsidP="65536BE6">
      <w:pPr>
        <w:rPr>
          <w:rFonts w:asciiTheme="majorBidi" w:hAnsiTheme="majorBidi" w:cstheme="majorBidi"/>
          <w:sz w:val="28"/>
          <w:szCs w:val="28"/>
        </w:rPr>
      </w:pPr>
      <w:r>
        <w:rPr>
          <w:noProof/>
        </w:rPr>
        <w:drawing>
          <wp:inline distT="0" distB="0" distL="0" distR="0" wp14:anchorId="54CFA6A3" wp14:editId="345A7558">
            <wp:extent cx="5943600" cy="3479165"/>
            <wp:effectExtent l="0" t="0" r="0" b="6985"/>
            <wp:docPr id="383222295"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3479165"/>
                    </a:xfrm>
                    <a:prstGeom prst="rect">
                      <a:avLst/>
                    </a:prstGeom>
                  </pic:spPr>
                </pic:pic>
              </a:graphicData>
            </a:graphic>
          </wp:inline>
        </w:drawing>
      </w:r>
    </w:p>
    <w:p w14:paraId="484FFDC2" w14:textId="6C2A90DF" w:rsidR="002A1820" w:rsidRDefault="1B555611" w:rsidP="2FE3F56B">
      <w:pPr>
        <w:spacing w:after="160" w:line="276" w:lineRule="auto"/>
        <w:ind w:right="-20" w:firstLine="720"/>
        <w:rPr>
          <w:rFonts w:ascii="Aptos" w:eastAsia="Aptos" w:hAnsi="Aptos" w:cs="Aptos"/>
          <w:sz w:val="20"/>
          <w:szCs w:val="20"/>
        </w:rPr>
      </w:pPr>
      <w:r w:rsidRPr="2FE3F56B">
        <w:rPr>
          <w:rFonts w:ascii="Aptos" w:eastAsia="Aptos" w:hAnsi="Aptos" w:cs="Aptos"/>
          <w:sz w:val="20"/>
          <w:szCs w:val="20"/>
        </w:rPr>
        <w:t>The primary keys are indicated in the above diagram. An ID was chosen as the primary key employee, supplier, prescription, and customer as they are unique and ensured to not be duplicates. For Doctor, the license number is chosen as the primary key because it is also unique and cannot be a duplicate.</w:t>
      </w:r>
    </w:p>
    <w:p w14:paraId="46BB18BF" w14:textId="55DEBF12" w:rsidR="002A1820" w:rsidRDefault="1B555611" w:rsidP="65536BE6">
      <w:pPr>
        <w:spacing w:after="160" w:line="276" w:lineRule="auto"/>
        <w:ind w:right="-20"/>
        <w:contextualSpacing/>
        <w:jc w:val="center"/>
        <w:rPr>
          <w:rFonts w:ascii="Aptos" w:eastAsia="Aptos" w:hAnsi="Aptos" w:cs="Aptos"/>
          <w:sz w:val="20"/>
          <w:szCs w:val="20"/>
        </w:rPr>
      </w:pPr>
      <w:r w:rsidRPr="65536BE6">
        <w:rPr>
          <w:rFonts w:ascii="Aptos" w:eastAsia="Aptos" w:hAnsi="Aptos" w:cs="Aptos"/>
          <w:sz w:val="20"/>
          <w:szCs w:val="20"/>
        </w:rPr>
        <w:t>Primary/Foreign Keys</w:t>
      </w:r>
    </w:p>
    <w:p w14:paraId="477AFE53" w14:textId="17B55B18"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Employee</w:t>
      </w:r>
    </w:p>
    <w:p w14:paraId="5463A4A0" w14:textId="324CD21F"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ID – a primary key, chosen as it ensures the primary key is unique, INT</w:t>
      </w:r>
    </w:p>
    <w:p w14:paraId="3E6B7D91" w14:textId="717F2329" w:rsidR="002A1820" w:rsidRDefault="002A1820" w:rsidP="65536BE6">
      <w:pPr>
        <w:spacing w:after="160" w:line="276" w:lineRule="auto"/>
        <w:ind w:left="720" w:right="-20"/>
        <w:contextualSpacing/>
        <w:rPr>
          <w:rFonts w:ascii="Aptos" w:eastAsia="Aptos" w:hAnsi="Aptos" w:cs="Aptos"/>
          <w:sz w:val="20"/>
          <w:szCs w:val="20"/>
        </w:rPr>
      </w:pPr>
    </w:p>
    <w:p w14:paraId="129D8CCD" w14:textId="217AD6F9"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Pharmtech</w:t>
      </w:r>
    </w:p>
    <w:p w14:paraId="24E364FF" w14:textId="4C22A07A"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TechID – a foreign primary key, it is the primary key of Employee, INT</w:t>
      </w:r>
    </w:p>
    <w:p w14:paraId="1F65D291" w14:textId="2943E064"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 xml:space="preserve">PharmID – a foreign </w:t>
      </w:r>
      <w:r w:rsidR="00576DE9" w:rsidRPr="65536BE6">
        <w:rPr>
          <w:rFonts w:ascii="Aptos" w:eastAsia="Aptos" w:hAnsi="Aptos" w:cs="Aptos"/>
          <w:sz w:val="20"/>
          <w:szCs w:val="20"/>
        </w:rPr>
        <w:t>key, PharmID</w:t>
      </w:r>
      <w:r w:rsidRPr="65536BE6">
        <w:rPr>
          <w:rFonts w:ascii="Aptos" w:eastAsia="Aptos" w:hAnsi="Aptos" w:cs="Aptos"/>
          <w:sz w:val="20"/>
          <w:szCs w:val="20"/>
        </w:rPr>
        <w:t xml:space="preserve"> identifies who the supervising pharmacist is, INT</w:t>
      </w:r>
    </w:p>
    <w:p w14:paraId="50ACB627" w14:textId="0BCD43A4" w:rsidR="002A1820" w:rsidRDefault="002A1820" w:rsidP="65536BE6">
      <w:pPr>
        <w:spacing w:after="160" w:line="276" w:lineRule="auto"/>
        <w:ind w:left="720" w:right="-20"/>
        <w:contextualSpacing/>
        <w:rPr>
          <w:rFonts w:ascii="Aptos" w:eastAsia="Aptos" w:hAnsi="Aptos" w:cs="Aptos"/>
          <w:sz w:val="20"/>
          <w:szCs w:val="20"/>
        </w:rPr>
      </w:pPr>
    </w:p>
    <w:p w14:paraId="124A82F0" w14:textId="6B412666"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Pharmacist</w:t>
      </w:r>
    </w:p>
    <w:p w14:paraId="4254BF28" w14:textId="26A91D2C"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PharmID – a foreign primary key, it is the primary key of Employee, INT</w:t>
      </w:r>
    </w:p>
    <w:p w14:paraId="78CC07B1" w14:textId="3D1BCD81" w:rsidR="002A1820" w:rsidRDefault="002A1820" w:rsidP="65536BE6">
      <w:pPr>
        <w:spacing w:after="160" w:line="276" w:lineRule="auto"/>
        <w:ind w:left="720" w:right="-20"/>
        <w:contextualSpacing/>
        <w:rPr>
          <w:rFonts w:ascii="Aptos" w:eastAsia="Aptos" w:hAnsi="Aptos" w:cs="Aptos"/>
          <w:sz w:val="20"/>
          <w:szCs w:val="20"/>
        </w:rPr>
      </w:pPr>
    </w:p>
    <w:p w14:paraId="53AEA423" w14:textId="4839B836"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Doctor</w:t>
      </w:r>
    </w:p>
    <w:p w14:paraId="681C4F32" w14:textId="3617D28D"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LiscenseNum – a primary key, chosen as it is unique to each doctor, INT</w:t>
      </w:r>
    </w:p>
    <w:p w14:paraId="12B7E191" w14:textId="6E3E4B30" w:rsidR="002A1820" w:rsidRDefault="002A1820" w:rsidP="65536BE6">
      <w:pPr>
        <w:spacing w:after="160" w:line="276" w:lineRule="auto"/>
        <w:ind w:left="720" w:right="-20"/>
        <w:contextualSpacing/>
        <w:rPr>
          <w:rFonts w:ascii="Aptos" w:eastAsia="Aptos" w:hAnsi="Aptos" w:cs="Aptos"/>
          <w:sz w:val="20"/>
          <w:szCs w:val="20"/>
        </w:rPr>
      </w:pPr>
    </w:p>
    <w:p w14:paraId="76FFCFB2" w14:textId="6B6D387A"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Supplier</w:t>
      </w:r>
    </w:p>
    <w:p w14:paraId="7648A6C7" w14:textId="23F0A4A6"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SuppID – a primary key, chosen as it ensures the primary key is unique, INT</w:t>
      </w:r>
    </w:p>
    <w:p w14:paraId="6D5F4223" w14:textId="47D3B7E6" w:rsidR="002A1820" w:rsidRDefault="002A1820" w:rsidP="65536BE6">
      <w:pPr>
        <w:spacing w:after="160" w:line="276" w:lineRule="auto"/>
        <w:ind w:left="720" w:right="-20"/>
        <w:contextualSpacing/>
        <w:rPr>
          <w:rFonts w:ascii="Aptos" w:eastAsia="Aptos" w:hAnsi="Aptos" w:cs="Aptos"/>
          <w:sz w:val="20"/>
          <w:szCs w:val="20"/>
        </w:rPr>
      </w:pPr>
    </w:p>
    <w:p w14:paraId="1C9B7709" w14:textId="54DD6836"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Supplies</w:t>
      </w:r>
    </w:p>
    <w:p w14:paraId="334DB0F4" w14:textId="547CCD3A"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SuppID – a foreign key, it is the primary key of Supplier, INT</w:t>
      </w:r>
    </w:p>
    <w:p w14:paraId="3F03DCF8" w14:textId="40FAB75E"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PresID – a foreign key, it is the primary key of Prescription, INT</w:t>
      </w:r>
    </w:p>
    <w:p w14:paraId="4B5476D8" w14:textId="7FC690FE"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Both keys make up the primary key of Supplies, they were chosen while converting the N-M relationship, indicating what Prescription is supplied by what Supplier.</w:t>
      </w:r>
    </w:p>
    <w:p w14:paraId="508CC42A" w14:textId="32234DF6" w:rsidR="002A1820" w:rsidRDefault="002A1820" w:rsidP="65536BE6">
      <w:pPr>
        <w:spacing w:after="160" w:line="276" w:lineRule="auto"/>
        <w:ind w:left="720" w:right="-20"/>
        <w:contextualSpacing/>
        <w:rPr>
          <w:rFonts w:ascii="Aptos" w:eastAsia="Aptos" w:hAnsi="Aptos" w:cs="Aptos"/>
          <w:sz w:val="20"/>
          <w:szCs w:val="20"/>
        </w:rPr>
      </w:pPr>
    </w:p>
    <w:p w14:paraId="26A31BBC" w14:textId="1AD9C6EB"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Customer</w:t>
      </w:r>
    </w:p>
    <w:p w14:paraId="5FACAD31" w14:textId="6D7954D6"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CustID – a primary key, chosen as it ensures the primary key is unique, INT</w:t>
      </w:r>
    </w:p>
    <w:p w14:paraId="50358C0B" w14:textId="767DB783" w:rsidR="002A1820" w:rsidRDefault="002A1820" w:rsidP="65536BE6">
      <w:pPr>
        <w:spacing w:after="160" w:line="276" w:lineRule="auto"/>
        <w:ind w:left="720" w:right="-20"/>
        <w:contextualSpacing/>
        <w:rPr>
          <w:rFonts w:ascii="Aptos" w:eastAsia="Aptos" w:hAnsi="Aptos" w:cs="Aptos"/>
          <w:sz w:val="20"/>
          <w:szCs w:val="20"/>
        </w:rPr>
      </w:pPr>
    </w:p>
    <w:p w14:paraId="6DFB2887" w14:textId="2ECABAF3"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Buys</w:t>
      </w:r>
    </w:p>
    <w:p w14:paraId="26C07717" w14:textId="40C4297F"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CustID – a foreign key, it is the primary key of Customer, INT</w:t>
      </w:r>
    </w:p>
    <w:p w14:paraId="65896DCC" w14:textId="195437F2"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PresID – a foreign key, it is the primary key of Prescription, INT</w:t>
      </w:r>
    </w:p>
    <w:p w14:paraId="7221749B" w14:textId="74A72529"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Both keys make up the primary key of Buys, they were chosen while converting the 1-N relationship.</w:t>
      </w:r>
    </w:p>
    <w:p w14:paraId="2A71CD87" w14:textId="38A5C4B7"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Indicates which Customer buys what Prescription.</w:t>
      </w:r>
    </w:p>
    <w:p w14:paraId="50DC4A58" w14:textId="0725B1DA" w:rsidR="002A1820" w:rsidRDefault="002A1820" w:rsidP="65536BE6">
      <w:pPr>
        <w:spacing w:after="160" w:line="276" w:lineRule="auto"/>
        <w:ind w:left="720" w:right="-20"/>
        <w:contextualSpacing/>
        <w:rPr>
          <w:rFonts w:ascii="Aptos" w:eastAsia="Aptos" w:hAnsi="Aptos" w:cs="Aptos"/>
          <w:sz w:val="20"/>
          <w:szCs w:val="20"/>
        </w:rPr>
      </w:pPr>
    </w:p>
    <w:p w14:paraId="531C17A6" w14:textId="2377636F"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Prescription</w:t>
      </w:r>
    </w:p>
    <w:p w14:paraId="056131C8" w14:textId="117E5F0B"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PresID – a primary key, chosen as it ensures the primary key is unique, INT</w:t>
      </w:r>
    </w:p>
    <w:p w14:paraId="787E2612" w14:textId="6FA6EF33"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PharmID – a foreign key, PharmID indicate the Pharmacist who fills the prescription, INT</w:t>
      </w:r>
    </w:p>
    <w:p w14:paraId="679BE6FC" w14:textId="0AFB0818"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TechID – a foreign key, TechID indicates the Pharmtech who sells the prescription, INT</w:t>
      </w:r>
    </w:p>
    <w:p w14:paraId="4CD184BE" w14:textId="6195D06B"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LiscenseNum – a foreign key, LiscenseNum indicates the Doctor who prescribes the prescription, INT</w:t>
      </w:r>
    </w:p>
    <w:p w14:paraId="2FD19AC8" w14:textId="4992D11A" w:rsidR="002A1820" w:rsidRDefault="002A1820" w:rsidP="65536BE6">
      <w:pPr>
        <w:spacing w:after="160" w:line="276" w:lineRule="auto"/>
        <w:ind w:left="720" w:right="-20"/>
        <w:contextualSpacing/>
        <w:rPr>
          <w:rFonts w:ascii="Aptos" w:eastAsia="Aptos" w:hAnsi="Aptos" w:cs="Aptos"/>
          <w:sz w:val="20"/>
          <w:szCs w:val="20"/>
        </w:rPr>
      </w:pPr>
    </w:p>
    <w:p w14:paraId="0942DE7A" w14:textId="4598DE05" w:rsidR="002A1820" w:rsidRDefault="1B555611" w:rsidP="65536BE6">
      <w:pPr>
        <w:spacing w:after="160" w:line="276" w:lineRule="auto"/>
        <w:ind w:left="720" w:right="-20"/>
        <w:contextualSpacing/>
        <w:jc w:val="center"/>
        <w:rPr>
          <w:rFonts w:ascii="Aptos" w:eastAsia="Aptos" w:hAnsi="Aptos" w:cs="Aptos"/>
          <w:sz w:val="20"/>
          <w:szCs w:val="20"/>
        </w:rPr>
      </w:pPr>
      <w:r w:rsidRPr="65536BE6">
        <w:rPr>
          <w:rFonts w:ascii="Aptos" w:eastAsia="Aptos" w:hAnsi="Aptos" w:cs="Aptos"/>
          <w:sz w:val="20"/>
          <w:szCs w:val="20"/>
        </w:rPr>
        <w:t>Attributes</w:t>
      </w:r>
    </w:p>
    <w:p w14:paraId="3F6FE482" w14:textId="29E71B2B"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Unless otherwise specified, attributes have no default value/cannot be set to NULL</w:t>
      </w:r>
    </w:p>
    <w:p w14:paraId="0EDF0006" w14:textId="2BCE1CD2"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Employee</w:t>
      </w:r>
    </w:p>
    <w:p w14:paraId="69014873" w14:textId="669143DD"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Fname – first name of the employee, the purpose of Fname is to log the first name of the employee for reference, VARCHAR</w:t>
      </w:r>
    </w:p>
    <w:p w14:paraId="3BAF90C6" w14:textId="7033C6AE"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 xml:space="preserve">Mname – middle name of the employee, the purpose of Mname is to log the middle name of </w:t>
      </w:r>
      <w:r w:rsidR="002A1820">
        <w:tab/>
      </w:r>
      <w:r w:rsidRPr="65536BE6">
        <w:rPr>
          <w:rFonts w:ascii="Aptos" w:eastAsia="Aptos" w:hAnsi="Aptos" w:cs="Aptos"/>
          <w:sz w:val="20"/>
          <w:szCs w:val="20"/>
        </w:rPr>
        <w:t>the employee for reference, VARCHAR</w:t>
      </w:r>
    </w:p>
    <w:p w14:paraId="75FD9644" w14:textId="53F10FC7"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Lname – last name of the employee, the purpose of Lname is to log the last name of the employee for reference, VARCHAR</w:t>
      </w:r>
    </w:p>
    <w:p w14:paraId="59D0E069" w14:textId="3F5F1109"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Address – the address of the employee, the purpose of Address is to log the address of the employee for reference, VARCHAR</w:t>
      </w:r>
    </w:p>
    <w:p w14:paraId="3474F190" w14:textId="13035B21"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PhoneNumber – the phone number of the employee, the purpose of PhoneNumber is to log the phone number of the employee for reference, INT</w:t>
      </w:r>
    </w:p>
    <w:p w14:paraId="038F727F" w14:textId="5C087898" w:rsidR="002A1820" w:rsidRDefault="002A1820" w:rsidP="65536BE6">
      <w:pPr>
        <w:spacing w:after="160" w:line="276" w:lineRule="auto"/>
        <w:ind w:left="720" w:right="-20"/>
        <w:contextualSpacing/>
        <w:rPr>
          <w:rFonts w:ascii="Aptos" w:eastAsia="Aptos" w:hAnsi="Aptos" w:cs="Aptos"/>
          <w:sz w:val="20"/>
          <w:szCs w:val="20"/>
        </w:rPr>
      </w:pPr>
    </w:p>
    <w:p w14:paraId="2C4B9C65" w14:textId="110BCD47"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Pharmtech</w:t>
      </w:r>
    </w:p>
    <w:p w14:paraId="795DD449" w14:textId="7A30ACAE"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 xml:space="preserve">CertificateNum – the number of the certificate of the pharmtech, the purpose of </w:t>
      </w:r>
      <w:r w:rsidR="002A1820">
        <w:tab/>
      </w:r>
      <w:r w:rsidR="002A1820">
        <w:tab/>
      </w:r>
      <w:r w:rsidR="002A1820">
        <w:tab/>
      </w:r>
      <w:r w:rsidRPr="65536BE6">
        <w:rPr>
          <w:rFonts w:ascii="Aptos" w:eastAsia="Aptos" w:hAnsi="Aptos" w:cs="Aptos"/>
          <w:sz w:val="20"/>
          <w:szCs w:val="20"/>
        </w:rPr>
        <w:t>CertificateNum is to ensure the pharmtech has a valid or up-to-date certificate, INT</w:t>
      </w:r>
    </w:p>
    <w:p w14:paraId="1FA0D536" w14:textId="1D54F928" w:rsidR="002A1820" w:rsidRDefault="002A1820" w:rsidP="65536BE6">
      <w:pPr>
        <w:spacing w:after="160" w:line="276" w:lineRule="auto"/>
        <w:ind w:left="720" w:right="-20"/>
        <w:contextualSpacing/>
        <w:rPr>
          <w:rFonts w:ascii="Aptos" w:eastAsia="Aptos" w:hAnsi="Aptos" w:cs="Aptos"/>
          <w:sz w:val="20"/>
          <w:szCs w:val="20"/>
        </w:rPr>
      </w:pPr>
    </w:p>
    <w:p w14:paraId="46A405ED" w14:textId="71A2DDA8"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Pharmacist</w:t>
      </w:r>
    </w:p>
    <w:p w14:paraId="7BCFC855" w14:textId="2EEFE0AC"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LiscenseNum – the number of the license of the pharmacist, the purpose of LiscenseNum is to ensure the pharmacist has a valid or up to date license, INT</w:t>
      </w:r>
    </w:p>
    <w:p w14:paraId="4F9CD561" w14:textId="0BE9891B" w:rsidR="002A1820" w:rsidRDefault="002A1820" w:rsidP="65536BE6">
      <w:pPr>
        <w:spacing w:after="160" w:line="276" w:lineRule="auto"/>
        <w:ind w:right="-20"/>
        <w:contextualSpacing/>
        <w:rPr>
          <w:rFonts w:ascii="Calibri" w:eastAsia="Calibri" w:hAnsi="Calibri" w:cs="Calibri"/>
          <w:sz w:val="22"/>
          <w:szCs w:val="22"/>
        </w:rPr>
      </w:pPr>
    </w:p>
    <w:p w14:paraId="5D26B7FD" w14:textId="7CDD621A"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Doctor</w:t>
      </w:r>
    </w:p>
    <w:p w14:paraId="394F1DAA" w14:textId="14768EF1"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lastRenderedPageBreak/>
        <w:t>Specialty – the specialization of the doctor, the purpose of Specialty is to reference that the doctor has the appropriate specialization for the Prescription or for reference, VARCHAR, default = None</w:t>
      </w:r>
    </w:p>
    <w:p w14:paraId="522D399C" w14:textId="30B53DF0"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 xml:space="preserve">Clinic_name – the name of the clinic or hospital of the doctor, the purpose of Clinic_name is to </w:t>
      </w:r>
      <w:r w:rsidR="002A1820">
        <w:tab/>
      </w:r>
      <w:r w:rsidRPr="65536BE6">
        <w:rPr>
          <w:rFonts w:ascii="Aptos" w:eastAsia="Aptos" w:hAnsi="Aptos" w:cs="Aptos"/>
          <w:sz w:val="20"/>
          <w:szCs w:val="20"/>
        </w:rPr>
        <w:t>document the workplace of the doctor prescribing medication, VARCHAR</w:t>
      </w:r>
    </w:p>
    <w:p w14:paraId="0B3F8C13" w14:textId="765C0447"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 xml:space="preserve">Name – the name of the doctor, the purpose of Name is to log the name of the doctor for reference, </w:t>
      </w:r>
      <w:r w:rsidR="002A1820">
        <w:tab/>
      </w:r>
      <w:r w:rsidRPr="65536BE6">
        <w:rPr>
          <w:rFonts w:ascii="Aptos" w:eastAsia="Aptos" w:hAnsi="Aptos" w:cs="Aptos"/>
          <w:sz w:val="20"/>
          <w:szCs w:val="20"/>
        </w:rPr>
        <w:t>VARCHAR</w:t>
      </w:r>
    </w:p>
    <w:p w14:paraId="2ECA14B5" w14:textId="76B0A39C"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PhoneNumber – the phone number of the doctor, the purpose of PhoneNumber is to log the phone number of the doctor for reference, INT</w:t>
      </w:r>
    </w:p>
    <w:p w14:paraId="7CE268B1" w14:textId="38138187" w:rsidR="002A1820" w:rsidRDefault="002A1820" w:rsidP="65536BE6">
      <w:pPr>
        <w:spacing w:after="160" w:line="276" w:lineRule="auto"/>
        <w:ind w:right="-20"/>
        <w:contextualSpacing/>
        <w:rPr>
          <w:rFonts w:ascii="Aptos" w:eastAsia="Aptos" w:hAnsi="Aptos" w:cs="Aptos"/>
          <w:sz w:val="20"/>
          <w:szCs w:val="20"/>
        </w:rPr>
      </w:pPr>
    </w:p>
    <w:p w14:paraId="4E5BF9DA" w14:textId="1AB60D2D"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Supplier</w:t>
      </w:r>
    </w:p>
    <w:p w14:paraId="33128152" w14:textId="605EE1A0"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 xml:space="preserve">Name – the name of the supplier, the purpose of Name is to document the name of the supplier for </w:t>
      </w:r>
      <w:r w:rsidR="002A1820">
        <w:tab/>
      </w:r>
      <w:r w:rsidRPr="65536BE6">
        <w:rPr>
          <w:rFonts w:ascii="Aptos" w:eastAsia="Aptos" w:hAnsi="Aptos" w:cs="Aptos"/>
          <w:sz w:val="20"/>
          <w:szCs w:val="20"/>
        </w:rPr>
        <w:t>reference, VARCHAR</w:t>
      </w:r>
    </w:p>
    <w:p w14:paraId="682BC3DC" w14:textId="72DC6653"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Address – the address of the supplier, the purpose of Address is to document the address of the supplier for reference, VARCHAR</w:t>
      </w:r>
    </w:p>
    <w:p w14:paraId="116B856F" w14:textId="5E09B6B3" w:rsidR="002A1820" w:rsidRDefault="002A1820" w:rsidP="65536BE6">
      <w:pPr>
        <w:spacing w:after="160" w:line="276" w:lineRule="auto"/>
        <w:ind w:right="-20" w:firstLine="720"/>
        <w:contextualSpacing/>
        <w:rPr>
          <w:rFonts w:ascii="Aptos" w:eastAsia="Aptos" w:hAnsi="Aptos" w:cs="Aptos"/>
          <w:sz w:val="20"/>
          <w:szCs w:val="20"/>
        </w:rPr>
      </w:pPr>
    </w:p>
    <w:p w14:paraId="7913852D" w14:textId="711B6E8F"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Supplies</w:t>
      </w:r>
    </w:p>
    <w:p w14:paraId="059A62CB" w14:textId="714C5EA3"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 xml:space="preserve">Count – the amount of prescription to supply, the purpose of count is to indicate to the supplier how </w:t>
      </w:r>
      <w:r w:rsidR="002A1820">
        <w:tab/>
      </w:r>
      <w:r w:rsidRPr="65536BE6">
        <w:rPr>
          <w:rFonts w:ascii="Aptos" w:eastAsia="Aptos" w:hAnsi="Aptos" w:cs="Aptos"/>
          <w:sz w:val="20"/>
          <w:szCs w:val="20"/>
        </w:rPr>
        <w:t>much of the prescription to supply, INT, default = 1</w:t>
      </w:r>
    </w:p>
    <w:p w14:paraId="59BA8950" w14:textId="40ADDB4D" w:rsidR="002A1820" w:rsidRDefault="002A1820" w:rsidP="65536BE6">
      <w:pPr>
        <w:spacing w:after="160" w:line="276" w:lineRule="auto"/>
        <w:ind w:right="-20" w:firstLine="720"/>
        <w:contextualSpacing/>
        <w:rPr>
          <w:rFonts w:ascii="Aptos" w:eastAsia="Aptos" w:hAnsi="Aptos" w:cs="Aptos"/>
          <w:sz w:val="20"/>
          <w:szCs w:val="20"/>
        </w:rPr>
      </w:pPr>
    </w:p>
    <w:p w14:paraId="11959AEA" w14:textId="7A37CCD2"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Customer</w:t>
      </w:r>
    </w:p>
    <w:p w14:paraId="6235BE1C" w14:textId="2B3CF061"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Fname – first name of the customer, the purpose of Fname is to log the first name of the customer for reference, VARCHAR</w:t>
      </w:r>
    </w:p>
    <w:p w14:paraId="75C2D4A7" w14:textId="7341981A"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 xml:space="preserve">Mname – middle name of the customer, the purpose of Mname is to log the middle name of </w:t>
      </w:r>
      <w:r w:rsidR="002A1820">
        <w:tab/>
      </w:r>
      <w:r w:rsidRPr="65536BE6">
        <w:rPr>
          <w:rFonts w:ascii="Aptos" w:eastAsia="Aptos" w:hAnsi="Aptos" w:cs="Aptos"/>
          <w:sz w:val="20"/>
          <w:szCs w:val="20"/>
        </w:rPr>
        <w:t>the customer for reference, VARCHAR</w:t>
      </w:r>
    </w:p>
    <w:p w14:paraId="7C624498" w14:textId="5D681BAC"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Lname – last name of the customer, the purpose of Lname is to log the last name of the customer for reference, VARCHAR</w:t>
      </w:r>
    </w:p>
    <w:p w14:paraId="56EA6FF7" w14:textId="67770A17"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DoB – the date of birth of the customer, the purpose of DoB is to log the date of birth of the customer for reference, DATE</w:t>
      </w:r>
    </w:p>
    <w:p w14:paraId="634274EC" w14:textId="7353A3C9"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Address – the address of the customer, the purpose of Address is to log the address of the customer for reference, VARCHAR</w:t>
      </w:r>
    </w:p>
    <w:p w14:paraId="660289FC" w14:textId="2BE63B04"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PhoneNumber – the phone number of the customer, the purpose of PhoneNumber is to log the phone number of the customer for reference, INT</w:t>
      </w:r>
    </w:p>
    <w:p w14:paraId="4C460B21" w14:textId="307C8EFC"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InsuranceNum – the insurance number of the customer, the purpose of InsuranceNum is to ensure that the insurance is valid or for reference, INT</w:t>
      </w:r>
    </w:p>
    <w:p w14:paraId="2029C196" w14:textId="677EAF60" w:rsidR="002A1820" w:rsidRDefault="002A1820" w:rsidP="65536BE6">
      <w:pPr>
        <w:spacing w:after="160" w:line="276" w:lineRule="auto"/>
        <w:ind w:left="720" w:right="-20"/>
        <w:contextualSpacing/>
        <w:rPr>
          <w:rFonts w:ascii="Aptos" w:eastAsia="Aptos" w:hAnsi="Aptos" w:cs="Aptos"/>
          <w:sz w:val="20"/>
          <w:szCs w:val="20"/>
        </w:rPr>
      </w:pPr>
    </w:p>
    <w:p w14:paraId="4D248CFE" w14:textId="34F421E8"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Buys</w:t>
      </w:r>
    </w:p>
    <w:p w14:paraId="42EBC560" w14:textId="2F0DC184"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Date – the date of the purchase, the purpose of Date is to log the date of the purchase for reference, DATE</w:t>
      </w:r>
    </w:p>
    <w:p w14:paraId="3E854B1D" w14:textId="07CFF432"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Cost – the cost of the transaction, the purpose of Cost is to indicate to the customer the cost of the prescription transaction, INT</w:t>
      </w:r>
    </w:p>
    <w:p w14:paraId="5782BF23" w14:textId="64D139C6" w:rsidR="002A1820" w:rsidRDefault="002A1820" w:rsidP="65536BE6">
      <w:pPr>
        <w:spacing w:after="160" w:line="276" w:lineRule="auto"/>
        <w:ind w:left="720" w:right="-20"/>
        <w:contextualSpacing/>
        <w:rPr>
          <w:rFonts w:ascii="Aptos" w:eastAsia="Aptos" w:hAnsi="Aptos" w:cs="Aptos"/>
          <w:sz w:val="20"/>
          <w:szCs w:val="20"/>
        </w:rPr>
      </w:pPr>
    </w:p>
    <w:p w14:paraId="57CDC5A7" w14:textId="00E4C9FA"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Prescription</w:t>
      </w:r>
    </w:p>
    <w:p w14:paraId="77A5ECC4" w14:textId="27C21029" w:rsidR="002A1820"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 xml:space="preserve">Name – the name of the medication/prescription, the purpose of Name is to ensure that the </w:t>
      </w:r>
      <w:r w:rsidR="002A1820">
        <w:tab/>
      </w:r>
      <w:r w:rsidR="002A1820">
        <w:tab/>
      </w:r>
      <w:r w:rsidR="002A1820">
        <w:tab/>
      </w:r>
      <w:r w:rsidRPr="65536BE6">
        <w:rPr>
          <w:rFonts w:ascii="Aptos" w:eastAsia="Aptos" w:hAnsi="Aptos" w:cs="Aptos"/>
          <w:sz w:val="20"/>
          <w:szCs w:val="20"/>
        </w:rPr>
        <w:t>prescription has the correct medication, VARCHAR</w:t>
      </w:r>
    </w:p>
    <w:p w14:paraId="476CDCE5" w14:textId="598246ED" w:rsidR="002A1820" w:rsidRPr="0073664A" w:rsidRDefault="1B555611" w:rsidP="65536BE6">
      <w:pPr>
        <w:spacing w:after="160" w:line="276" w:lineRule="auto"/>
        <w:ind w:right="-20"/>
        <w:contextualSpacing/>
        <w:rPr>
          <w:rFonts w:ascii="Aptos" w:eastAsia="Aptos" w:hAnsi="Aptos" w:cs="Aptos"/>
          <w:sz w:val="20"/>
          <w:szCs w:val="20"/>
        </w:rPr>
      </w:pPr>
      <w:r w:rsidRPr="65536BE6">
        <w:rPr>
          <w:rFonts w:ascii="Aptos" w:eastAsia="Aptos" w:hAnsi="Aptos" w:cs="Aptos"/>
          <w:sz w:val="20"/>
          <w:szCs w:val="20"/>
        </w:rPr>
        <w:t>Price – the price of the prescription/medication, the purpose of Price is to indicate the appropriate cost for the pr</w:t>
      </w:r>
      <w:r w:rsidRPr="0073664A">
        <w:rPr>
          <w:rFonts w:ascii="Aptos" w:eastAsia="Aptos" w:hAnsi="Aptos" w:cs="Aptos"/>
          <w:sz w:val="20"/>
          <w:szCs w:val="20"/>
        </w:rPr>
        <w:t>escription, INT</w:t>
      </w:r>
    </w:p>
    <w:p w14:paraId="235503F1" w14:textId="2C4EFACC" w:rsidR="002A1820" w:rsidRPr="0073664A" w:rsidRDefault="1B555611" w:rsidP="65536BE6">
      <w:pPr>
        <w:spacing w:after="160" w:line="276" w:lineRule="auto"/>
        <w:ind w:right="-20"/>
        <w:contextualSpacing/>
        <w:rPr>
          <w:rFonts w:ascii="Aptos" w:eastAsia="Aptos" w:hAnsi="Aptos" w:cs="Aptos"/>
          <w:sz w:val="20"/>
          <w:szCs w:val="20"/>
        </w:rPr>
      </w:pPr>
      <w:r w:rsidRPr="0073664A">
        <w:rPr>
          <w:rFonts w:ascii="Aptos" w:eastAsia="Aptos" w:hAnsi="Aptos" w:cs="Aptos"/>
          <w:sz w:val="20"/>
          <w:szCs w:val="20"/>
        </w:rPr>
        <w:lastRenderedPageBreak/>
        <w:t xml:space="preserve">Stock – the stock left of the prescription/medication; the purpose of Stock is to indicate how much of </w:t>
      </w:r>
      <w:r w:rsidR="002A1820" w:rsidRPr="0073664A">
        <w:rPr>
          <w:rFonts w:ascii="Aptos" w:hAnsi="Aptos"/>
          <w:sz w:val="20"/>
          <w:szCs w:val="20"/>
        </w:rPr>
        <w:tab/>
      </w:r>
      <w:r w:rsidRPr="0073664A">
        <w:rPr>
          <w:rFonts w:ascii="Aptos" w:eastAsia="Aptos" w:hAnsi="Aptos" w:cs="Aptos"/>
          <w:sz w:val="20"/>
          <w:szCs w:val="20"/>
        </w:rPr>
        <w:t>the medication is left, INT, default = 0</w:t>
      </w:r>
    </w:p>
    <w:p w14:paraId="63349262" w14:textId="410CEABB" w:rsidR="002A1820" w:rsidRPr="0073664A" w:rsidRDefault="002A1820" w:rsidP="65536BE6">
      <w:pPr>
        <w:spacing w:after="160" w:line="276" w:lineRule="auto"/>
        <w:ind w:right="-20" w:firstLine="720"/>
        <w:contextualSpacing/>
        <w:rPr>
          <w:rFonts w:ascii="Aptos" w:eastAsia="Aptos" w:hAnsi="Aptos" w:cs="Aptos"/>
          <w:sz w:val="20"/>
          <w:szCs w:val="20"/>
        </w:rPr>
      </w:pPr>
    </w:p>
    <w:p w14:paraId="26392B02" w14:textId="024FA5D7" w:rsidR="002A1820" w:rsidRPr="0073664A" w:rsidRDefault="002A1820" w:rsidP="65536BE6">
      <w:pPr>
        <w:spacing w:after="160" w:line="276" w:lineRule="auto"/>
        <w:ind w:right="-20" w:firstLine="720"/>
        <w:contextualSpacing/>
        <w:rPr>
          <w:rFonts w:ascii="Aptos" w:eastAsia="Aptos" w:hAnsi="Aptos" w:cs="Aptos"/>
          <w:sz w:val="20"/>
          <w:szCs w:val="20"/>
        </w:rPr>
      </w:pPr>
    </w:p>
    <w:p w14:paraId="67C61929" w14:textId="7DD36E18" w:rsidR="002A1820" w:rsidRPr="0073664A" w:rsidRDefault="1B555611" w:rsidP="65536BE6">
      <w:pPr>
        <w:spacing w:after="160" w:line="276" w:lineRule="auto"/>
        <w:ind w:right="-20"/>
        <w:contextualSpacing/>
        <w:rPr>
          <w:rFonts w:ascii="Aptos" w:eastAsia="Aptos" w:hAnsi="Aptos" w:cs="Aptos"/>
          <w:sz w:val="20"/>
          <w:szCs w:val="20"/>
        </w:rPr>
      </w:pPr>
      <w:r w:rsidRPr="0073664A">
        <w:rPr>
          <w:rFonts w:ascii="Aptos" w:eastAsia="Aptos" w:hAnsi="Aptos" w:cs="Aptos"/>
          <w:sz w:val="20"/>
          <w:szCs w:val="20"/>
        </w:rPr>
        <w:t>Employee – derived from the Employee entity</w:t>
      </w:r>
    </w:p>
    <w:p w14:paraId="7370718D" w14:textId="4A8FAE46" w:rsidR="002A1820" w:rsidRPr="0073664A" w:rsidRDefault="1B555611" w:rsidP="65536BE6">
      <w:pPr>
        <w:spacing w:after="160" w:line="276" w:lineRule="auto"/>
        <w:ind w:right="-20"/>
        <w:contextualSpacing/>
        <w:rPr>
          <w:rFonts w:ascii="Aptos" w:eastAsia="Aptos" w:hAnsi="Aptos" w:cs="Aptos"/>
          <w:sz w:val="20"/>
          <w:szCs w:val="20"/>
        </w:rPr>
      </w:pPr>
      <w:r w:rsidRPr="0073664A">
        <w:rPr>
          <w:rFonts w:ascii="Aptos" w:eastAsia="Aptos" w:hAnsi="Aptos" w:cs="Aptos"/>
          <w:sz w:val="20"/>
          <w:szCs w:val="20"/>
        </w:rPr>
        <w:t xml:space="preserve">Pharmtech – derived from the Pharmtech entity and the supervises relationship, the PharmID </w:t>
      </w:r>
      <w:r w:rsidR="002A1820" w:rsidRPr="0073664A">
        <w:rPr>
          <w:rFonts w:ascii="Aptos" w:hAnsi="Aptos"/>
          <w:sz w:val="20"/>
          <w:szCs w:val="20"/>
        </w:rPr>
        <w:tab/>
      </w:r>
      <w:r w:rsidRPr="0073664A">
        <w:rPr>
          <w:rFonts w:ascii="Aptos" w:eastAsia="Aptos" w:hAnsi="Aptos" w:cs="Aptos"/>
          <w:sz w:val="20"/>
          <w:szCs w:val="20"/>
        </w:rPr>
        <w:t>indicates which pharmacist is supervising</w:t>
      </w:r>
    </w:p>
    <w:p w14:paraId="1C7DFE52" w14:textId="1C7A18AC" w:rsidR="002A1820" w:rsidRPr="0073664A" w:rsidRDefault="1B555611" w:rsidP="65536BE6">
      <w:pPr>
        <w:spacing w:after="160" w:line="276" w:lineRule="auto"/>
        <w:ind w:right="-20"/>
        <w:contextualSpacing/>
        <w:rPr>
          <w:rFonts w:ascii="Aptos" w:eastAsia="Aptos" w:hAnsi="Aptos" w:cs="Aptos"/>
          <w:sz w:val="20"/>
          <w:szCs w:val="20"/>
        </w:rPr>
      </w:pPr>
      <w:r w:rsidRPr="0073664A">
        <w:rPr>
          <w:rFonts w:ascii="Aptos" w:eastAsia="Aptos" w:hAnsi="Aptos" w:cs="Aptos"/>
          <w:sz w:val="20"/>
          <w:szCs w:val="20"/>
        </w:rPr>
        <w:t>Pharmacist – derived from the Pharmacist entity</w:t>
      </w:r>
    </w:p>
    <w:p w14:paraId="031A8123" w14:textId="37236E7E" w:rsidR="002A1820" w:rsidRPr="0073664A" w:rsidRDefault="1B555611" w:rsidP="65536BE6">
      <w:pPr>
        <w:spacing w:after="160" w:line="276" w:lineRule="auto"/>
        <w:ind w:right="-20"/>
        <w:contextualSpacing/>
        <w:rPr>
          <w:rFonts w:ascii="Aptos" w:eastAsia="Aptos" w:hAnsi="Aptos" w:cs="Aptos"/>
          <w:sz w:val="20"/>
          <w:szCs w:val="20"/>
        </w:rPr>
      </w:pPr>
      <w:r w:rsidRPr="0073664A">
        <w:rPr>
          <w:rFonts w:ascii="Aptos" w:eastAsia="Aptos" w:hAnsi="Aptos" w:cs="Aptos"/>
          <w:sz w:val="20"/>
          <w:szCs w:val="20"/>
        </w:rPr>
        <w:t>Doctor – derived from the Doctor entity</w:t>
      </w:r>
    </w:p>
    <w:p w14:paraId="64BDFCC6" w14:textId="333D8EC3" w:rsidR="002A1820" w:rsidRPr="0073664A" w:rsidRDefault="1B555611" w:rsidP="65536BE6">
      <w:pPr>
        <w:spacing w:after="160" w:line="276" w:lineRule="auto"/>
        <w:ind w:right="-20"/>
        <w:contextualSpacing/>
        <w:rPr>
          <w:rFonts w:ascii="Aptos" w:eastAsia="Aptos" w:hAnsi="Aptos" w:cs="Aptos"/>
          <w:sz w:val="20"/>
          <w:szCs w:val="20"/>
        </w:rPr>
      </w:pPr>
      <w:r w:rsidRPr="0073664A">
        <w:rPr>
          <w:rFonts w:ascii="Aptos" w:eastAsia="Aptos" w:hAnsi="Aptos" w:cs="Aptos"/>
          <w:sz w:val="20"/>
          <w:szCs w:val="20"/>
        </w:rPr>
        <w:t>Supplier – derived from the Supplier entity</w:t>
      </w:r>
    </w:p>
    <w:p w14:paraId="339483F5" w14:textId="5508215E" w:rsidR="002A1820" w:rsidRPr="0073664A" w:rsidRDefault="1B555611" w:rsidP="65536BE6">
      <w:pPr>
        <w:spacing w:after="160" w:line="276" w:lineRule="auto"/>
        <w:ind w:right="-20"/>
        <w:contextualSpacing/>
        <w:rPr>
          <w:rFonts w:ascii="Aptos" w:eastAsia="Aptos" w:hAnsi="Aptos" w:cs="Aptos"/>
          <w:sz w:val="20"/>
          <w:szCs w:val="20"/>
        </w:rPr>
      </w:pPr>
      <w:r w:rsidRPr="0073664A">
        <w:rPr>
          <w:rFonts w:ascii="Aptos" w:eastAsia="Aptos" w:hAnsi="Aptos" w:cs="Aptos"/>
          <w:sz w:val="20"/>
          <w:szCs w:val="20"/>
        </w:rPr>
        <w:t xml:space="preserve">Supplies – derived from the Supplies relationship, this method was chosen because it is a N-M </w:t>
      </w:r>
      <w:r w:rsidR="002A1820" w:rsidRPr="0073664A">
        <w:rPr>
          <w:rFonts w:ascii="Aptos" w:hAnsi="Aptos"/>
          <w:sz w:val="20"/>
          <w:szCs w:val="20"/>
        </w:rPr>
        <w:tab/>
      </w:r>
      <w:r w:rsidRPr="0073664A">
        <w:rPr>
          <w:rFonts w:ascii="Aptos" w:eastAsia="Aptos" w:hAnsi="Aptos" w:cs="Aptos"/>
          <w:sz w:val="20"/>
          <w:szCs w:val="20"/>
        </w:rPr>
        <w:t>relationship, which requires a relation be created</w:t>
      </w:r>
    </w:p>
    <w:p w14:paraId="3BEC01AD" w14:textId="0C50BAC9" w:rsidR="002A1820" w:rsidRPr="0073664A" w:rsidRDefault="1B555611" w:rsidP="65536BE6">
      <w:pPr>
        <w:spacing w:after="160" w:line="276" w:lineRule="auto"/>
        <w:ind w:right="-20"/>
        <w:contextualSpacing/>
        <w:rPr>
          <w:rFonts w:ascii="Aptos" w:eastAsia="Aptos" w:hAnsi="Aptos" w:cs="Aptos"/>
          <w:sz w:val="20"/>
          <w:szCs w:val="20"/>
        </w:rPr>
      </w:pPr>
      <w:r w:rsidRPr="0073664A">
        <w:rPr>
          <w:rFonts w:ascii="Aptos" w:eastAsia="Aptos" w:hAnsi="Aptos" w:cs="Aptos"/>
          <w:sz w:val="20"/>
          <w:szCs w:val="20"/>
        </w:rPr>
        <w:t>Customer – derived from the Customer entity</w:t>
      </w:r>
    </w:p>
    <w:p w14:paraId="594E607D" w14:textId="364C7E03" w:rsidR="002A1820" w:rsidRPr="0073664A" w:rsidRDefault="1B555611" w:rsidP="65536BE6">
      <w:pPr>
        <w:spacing w:after="160" w:line="276" w:lineRule="auto"/>
        <w:ind w:right="-20"/>
        <w:contextualSpacing/>
        <w:rPr>
          <w:rFonts w:ascii="Aptos" w:eastAsia="Aptos" w:hAnsi="Aptos" w:cs="Aptos"/>
          <w:sz w:val="20"/>
          <w:szCs w:val="20"/>
        </w:rPr>
      </w:pPr>
      <w:r w:rsidRPr="0073664A">
        <w:rPr>
          <w:rFonts w:ascii="Aptos" w:eastAsia="Aptos" w:hAnsi="Aptos" w:cs="Aptos"/>
          <w:sz w:val="20"/>
          <w:szCs w:val="20"/>
        </w:rPr>
        <w:t xml:space="preserve">Buys – derived from the Buys relationship, this method was chosen over the foreign key approach as </w:t>
      </w:r>
      <w:r w:rsidR="002A1820" w:rsidRPr="0073664A">
        <w:rPr>
          <w:rFonts w:ascii="Aptos" w:hAnsi="Aptos"/>
          <w:sz w:val="20"/>
          <w:szCs w:val="20"/>
        </w:rPr>
        <w:tab/>
      </w:r>
      <w:r w:rsidRPr="0073664A">
        <w:rPr>
          <w:rFonts w:ascii="Aptos" w:eastAsia="Aptos" w:hAnsi="Aptos" w:cs="Aptos"/>
          <w:sz w:val="20"/>
          <w:szCs w:val="20"/>
        </w:rPr>
        <w:t>it more accurately models a transaction instead of adding CustID as foreign key to Prescription. Also, because both entity’s participation is optional.</w:t>
      </w:r>
    </w:p>
    <w:p w14:paraId="299C3425" w14:textId="2CCEDDE8" w:rsidR="002A1820" w:rsidRDefault="1B555611" w:rsidP="0073664A">
      <w:pPr>
        <w:spacing w:after="160" w:line="276" w:lineRule="auto"/>
        <w:ind w:right="-20"/>
        <w:contextualSpacing/>
        <w:rPr>
          <w:rFonts w:ascii="Aptos" w:eastAsia="Aptos" w:hAnsi="Aptos" w:cs="Aptos"/>
          <w:sz w:val="20"/>
          <w:szCs w:val="20"/>
        </w:rPr>
      </w:pPr>
      <w:r w:rsidRPr="0073664A">
        <w:rPr>
          <w:rFonts w:ascii="Aptos" w:eastAsia="Aptos" w:hAnsi="Aptos" w:cs="Aptos"/>
          <w:sz w:val="20"/>
          <w:szCs w:val="20"/>
        </w:rPr>
        <w:t>Prescription – derived from the prescription entity, the sells relationship, the fills relationship, and the prescribes relationship. The foreign key approach was chosen for these relationships because it is important to know who the prescription was prescribed, filled, and sold by.</w:t>
      </w:r>
    </w:p>
    <w:p w14:paraId="53AEECBD" w14:textId="77777777" w:rsidR="0073664A" w:rsidRDefault="0073664A" w:rsidP="0073664A">
      <w:pPr>
        <w:spacing w:after="160" w:line="276" w:lineRule="auto"/>
        <w:ind w:right="-20"/>
        <w:contextualSpacing/>
        <w:rPr>
          <w:rFonts w:ascii="Aptos" w:eastAsia="Aptos" w:hAnsi="Aptos" w:cs="Aptos"/>
          <w:sz w:val="20"/>
          <w:szCs w:val="20"/>
        </w:rPr>
      </w:pPr>
    </w:p>
    <w:p w14:paraId="05524418" w14:textId="75832B44" w:rsidR="0073664A" w:rsidRPr="0073664A" w:rsidRDefault="0073664A" w:rsidP="0073664A">
      <w:pPr>
        <w:pStyle w:val="Heading2"/>
        <w:numPr>
          <w:ilvl w:val="0"/>
          <w:numId w:val="9"/>
        </w:numPr>
      </w:pPr>
      <w:bookmarkStart w:id="11" w:name="_Toc370573666"/>
      <w:r>
        <w:t>Normal Forms</w:t>
      </w:r>
      <w:bookmarkEnd w:id="11"/>
    </w:p>
    <w:p w14:paraId="7563645A" w14:textId="77777777" w:rsidR="0073664A" w:rsidRPr="0073664A" w:rsidRDefault="0073664A" w:rsidP="0073664A"/>
    <w:p w14:paraId="394D07D5" w14:textId="30430162" w:rsidR="6685771E" w:rsidRPr="0073664A" w:rsidRDefault="6685771E" w:rsidP="427D6E31">
      <w:pPr>
        <w:spacing w:line="259" w:lineRule="auto"/>
        <w:rPr>
          <w:rFonts w:ascii="Aptos" w:hAnsi="Aptos"/>
          <w:sz w:val="20"/>
          <w:szCs w:val="20"/>
        </w:rPr>
      </w:pPr>
      <w:r w:rsidRPr="0073664A">
        <w:rPr>
          <w:rFonts w:ascii="Aptos" w:hAnsi="Aptos"/>
          <w:sz w:val="20"/>
          <w:szCs w:val="20"/>
        </w:rPr>
        <w:t>First Normal Form:</w:t>
      </w:r>
    </w:p>
    <w:p w14:paraId="6FF917D8" w14:textId="5889EC25" w:rsidR="252B4560" w:rsidRPr="0073664A" w:rsidRDefault="252B4560" w:rsidP="427D6E31">
      <w:pPr>
        <w:spacing w:line="259" w:lineRule="auto"/>
        <w:rPr>
          <w:rFonts w:ascii="Aptos" w:hAnsi="Aptos"/>
          <w:sz w:val="20"/>
          <w:szCs w:val="20"/>
        </w:rPr>
      </w:pPr>
      <w:r w:rsidRPr="0073664A">
        <w:rPr>
          <w:rFonts w:ascii="Aptos" w:hAnsi="Aptos"/>
          <w:sz w:val="20"/>
          <w:szCs w:val="20"/>
        </w:rPr>
        <w:t xml:space="preserve">Here there are no composite or multivalued attributes, meaning that this is in </w:t>
      </w:r>
      <w:r w:rsidR="1EC6010B" w:rsidRPr="0073664A">
        <w:rPr>
          <w:rFonts w:ascii="Aptos" w:hAnsi="Aptos"/>
          <w:sz w:val="20"/>
          <w:szCs w:val="20"/>
        </w:rPr>
        <w:t>the first</w:t>
      </w:r>
      <w:r w:rsidRPr="0073664A">
        <w:rPr>
          <w:rFonts w:ascii="Aptos" w:hAnsi="Aptos"/>
          <w:sz w:val="20"/>
          <w:szCs w:val="20"/>
        </w:rPr>
        <w:t xml:space="preserve"> normal form.</w:t>
      </w:r>
    </w:p>
    <w:tbl>
      <w:tblPr>
        <w:tblStyle w:val="TableGrid"/>
        <w:tblW w:w="0" w:type="auto"/>
        <w:tblLayout w:type="fixed"/>
        <w:tblLook w:val="06A0" w:firstRow="1" w:lastRow="0" w:firstColumn="1" w:lastColumn="0" w:noHBand="1" w:noVBand="1"/>
      </w:tblPr>
      <w:tblGrid>
        <w:gridCol w:w="936"/>
        <w:gridCol w:w="936"/>
        <w:gridCol w:w="936"/>
        <w:gridCol w:w="936"/>
        <w:gridCol w:w="1095"/>
        <w:gridCol w:w="1020"/>
        <w:gridCol w:w="1155"/>
        <w:gridCol w:w="960"/>
        <w:gridCol w:w="1520"/>
      </w:tblGrid>
      <w:tr w:rsidR="427D6E31" w:rsidRPr="0073664A" w14:paraId="1DC85ECF" w14:textId="77777777" w:rsidTr="427D6E31">
        <w:trPr>
          <w:trHeight w:val="300"/>
        </w:trPr>
        <w:tc>
          <w:tcPr>
            <w:tcW w:w="936" w:type="dxa"/>
          </w:tcPr>
          <w:p w14:paraId="48D92EF3" w14:textId="5FE4527A" w:rsidR="250276BD" w:rsidRPr="0073664A" w:rsidRDefault="250276BD" w:rsidP="427D6E31">
            <w:pPr>
              <w:rPr>
                <w:rFonts w:ascii="Aptos" w:hAnsi="Aptos"/>
                <w:sz w:val="20"/>
                <w:szCs w:val="20"/>
              </w:rPr>
            </w:pPr>
            <w:r w:rsidRPr="0073664A">
              <w:rPr>
                <w:rFonts w:ascii="Aptos" w:hAnsi="Aptos"/>
                <w:sz w:val="20"/>
                <w:szCs w:val="20"/>
              </w:rPr>
              <w:t>PresID</w:t>
            </w:r>
          </w:p>
        </w:tc>
        <w:tc>
          <w:tcPr>
            <w:tcW w:w="936" w:type="dxa"/>
          </w:tcPr>
          <w:p w14:paraId="3BE4E0DC" w14:textId="2558475B" w:rsidR="250276BD" w:rsidRPr="0073664A" w:rsidRDefault="250276BD" w:rsidP="427D6E31">
            <w:pPr>
              <w:rPr>
                <w:rFonts w:ascii="Aptos" w:hAnsi="Aptos"/>
                <w:sz w:val="20"/>
                <w:szCs w:val="20"/>
              </w:rPr>
            </w:pPr>
            <w:r w:rsidRPr="0073664A">
              <w:rPr>
                <w:rFonts w:ascii="Aptos" w:hAnsi="Aptos"/>
                <w:sz w:val="20"/>
                <w:szCs w:val="20"/>
              </w:rPr>
              <w:t>Name</w:t>
            </w:r>
          </w:p>
        </w:tc>
        <w:tc>
          <w:tcPr>
            <w:tcW w:w="936" w:type="dxa"/>
          </w:tcPr>
          <w:p w14:paraId="479CEB05" w14:textId="610993EC" w:rsidR="250276BD" w:rsidRPr="0073664A" w:rsidRDefault="250276BD" w:rsidP="427D6E31">
            <w:pPr>
              <w:rPr>
                <w:rFonts w:ascii="Aptos" w:hAnsi="Aptos"/>
                <w:sz w:val="20"/>
                <w:szCs w:val="20"/>
              </w:rPr>
            </w:pPr>
            <w:r w:rsidRPr="0073664A">
              <w:rPr>
                <w:rFonts w:ascii="Aptos" w:hAnsi="Aptos"/>
                <w:sz w:val="20"/>
                <w:szCs w:val="20"/>
              </w:rPr>
              <w:t>Price</w:t>
            </w:r>
          </w:p>
        </w:tc>
        <w:tc>
          <w:tcPr>
            <w:tcW w:w="936" w:type="dxa"/>
          </w:tcPr>
          <w:p w14:paraId="356686CD" w14:textId="61C040CC" w:rsidR="250276BD" w:rsidRPr="0073664A" w:rsidRDefault="250276BD" w:rsidP="427D6E31">
            <w:pPr>
              <w:rPr>
                <w:rFonts w:ascii="Aptos" w:hAnsi="Aptos"/>
                <w:sz w:val="20"/>
                <w:szCs w:val="20"/>
              </w:rPr>
            </w:pPr>
            <w:r w:rsidRPr="0073664A">
              <w:rPr>
                <w:rFonts w:ascii="Aptos" w:hAnsi="Aptos"/>
                <w:sz w:val="20"/>
                <w:szCs w:val="20"/>
              </w:rPr>
              <w:t>Stock</w:t>
            </w:r>
          </w:p>
        </w:tc>
        <w:tc>
          <w:tcPr>
            <w:tcW w:w="1095" w:type="dxa"/>
          </w:tcPr>
          <w:p w14:paraId="720BF201" w14:textId="27D353AC" w:rsidR="250276BD" w:rsidRPr="0073664A" w:rsidRDefault="250276BD" w:rsidP="427D6E31">
            <w:pPr>
              <w:rPr>
                <w:rFonts w:ascii="Aptos" w:hAnsi="Aptos"/>
                <w:sz w:val="20"/>
                <w:szCs w:val="20"/>
              </w:rPr>
            </w:pPr>
            <w:r w:rsidRPr="0073664A">
              <w:rPr>
                <w:rFonts w:ascii="Aptos" w:hAnsi="Aptos"/>
                <w:sz w:val="20"/>
                <w:szCs w:val="20"/>
              </w:rPr>
              <w:t>PharmID</w:t>
            </w:r>
          </w:p>
        </w:tc>
        <w:tc>
          <w:tcPr>
            <w:tcW w:w="1020" w:type="dxa"/>
          </w:tcPr>
          <w:p w14:paraId="1392D072" w14:textId="638AA2FB" w:rsidR="250276BD" w:rsidRPr="0073664A" w:rsidRDefault="250276BD" w:rsidP="427D6E31">
            <w:pPr>
              <w:rPr>
                <w:rFonts w:ascii="Aptos" w:hAnsi="Aptos"/>
                <w:sz w:val="20"/>
                <w:szCs w:val="20"/>
              </w:rPr>
            </w:pPr>
            <w:r w:rsidRPr="0073664A">
              <w:rPr>
                <w:rFonts w:ascii="Aptos" w:hAnsi="Aptos"/>
                <w:sz w:val="20"/>
                <w:szCs w:val="20"/>
              </w:rPr>
              <w:t>TechID</w:t>
            </w:r>
          </w:p>
        </w:tc>
        <w:tc>
          <w:tcPr>
            <w:tcW w:w="1155" w:type="dxa"/>
          </w:tcPr>
          <w:p w14:paraId="17D8C5D5" w14:textId="533969B5" w:rsidR="250276BD" w:rsidRPr="0073664A" w:rsidRDefault="250276BD" w:rsidP="427D6E31">
            <w:pPr>
              <w:rPr>
                <w:rFonts w:ascii="Aptos" w:hAnsi="Aptos"/>
                <w:sz w:val="20"/>
                <w:szCs w:val="20"/>
              </w:rPr>
            </w:pPr>
            <w:r w:rsidRPr="0073664A">
              <w:rPr>
                <w:rFonts w:ascii="Aptos" w:hAnsi="Aptos"/>
                <w:sz w:val="20"/>
                <w:szCs w:val="20"/>
              </w:rPr>
              <w:t>Doc_Lisc</w:t>
            </w:r>
          </w:p>
        </w:tc>
        <w:tc>
          <w:tcPr>
            <w:tcW w:w="960" w:type="dxa"/>
          </w:tcPr>
          <w:p w14:paraId="4A708FCE" w14:textId="50DA1264" w:rsidR="250276BD" w:rsidRPr="0073664A" w:rsidRDefault="250276BD" w:rsidP="427D6E31">
            <w:pPr>
              <w:rPr>
                <w:rFonts w:ascii="Aptos" w:hAnsi="Aptos"/>
                <w:sz w:val="20"/>
                <w:szCs w:val="20"/>
              </w:rPr>
            </w:pPr>
            <w:r w:rsidRPr="0073664A">
              <w:rPr>
                <w:rFonts w:ascii="Aptos" w:hAnsi="Aptos"/>
                <w:sz w:val="20"/>
                <w:szCs w:val="20"/>
              </w:rPr>
              <w:t>Count</w:t>
            </w:r>
          </w:p>
        </w:tc>
        <w:tc>
          <w:tcPr>
            <w:tcW w:w="1520" w:type="dxa"/>
          </w:tcPr>
          <w:p w14:paraId="34D9711B" w14:textId="28712E4D" w:rsidR="250276BD" w:rsidRPr="0073664A" w:rsidRDefault="250276BD" w:rsidP="427D6E31">
            <w:pPr>
              <w:rPr>
                <w:rFonts w:ascii="Aptos" w:hAnsi="Aptos"/>
                <w:sz w:val="20"/>
                <w:szCs w:val="20"/>
              </w:rPr>
            </w:pPr>
            <w:r w:rsidRPr="0073664A">
              <w:rPr>
                <w:rFonts w:ascii="Aptos" w:hAnsi="Aptos"/>
                <w:sz w:val="20"/>
                <w:szCs w:val="20"/>
              </w:rPr>
              <w:t>Supp</w:t>
            </w:r>
            <w:r w:rsidR="3A517621" w:rsidRPr="0073664A">
              <w:rPr>
                <w:rFonts w:ascii="Aptos" w:hAnsi="Aptos"/>
                <w:sz w:val="20"/>
                <w:szCs w:val="20"/>
              </w:rPr>
              <w:t>_</w:t>
            </w:r>
            <w:r w:rsidRPr="0073664A">
              <w:rPr>
                <w:rFonts w:ascii="Aptos" w:hAnsi="Aptos"/>
                <w:sz w:val="20"/>
                <w:szCs w:val="20"/>
              </w:rPr>
              <w:t xml:space="preserve"> Name</w:t>
            </w:r>
          </w:p>
        </w:tc>
      </w:tr>
      <w:tr w:rsidR="427D6E31" w:rsidRPr="0073664A" w14:paraId="3A01B2C4" w14:textId="77777777" w:rsidTr="427D6E31">
        <w:trPr>
          <w:trHeight w:val="300"/>
        </w:trPr>
        <w:tc>
          <w:tcPr>
            <w:tcW w:w="936" w:type="dxa"/>
          </w:tcPr>
          <w:p w14:paraId="5E182C8F" w14:textId="0D91AF8C" w:rsidR="250276BD" w:rsidRPr="0073664A" w:rsidRDefault="250276BD" w:rsidP="427D6E31">
            <w:pPr>
              <w:rPr>
                <w:rFonts w:ascii="Aptos" w:hAnsi="Aptos"/>
                <w:sz w:val="20"/>
                <w:szCs w:val="20"/>
              </w:rPr>
            </w:pPr>
            <w:r w:rsidRPr="0073664A">
              <w:rPr>
                <w:rFonts w:ascii="Aptos" w:hAnsi="Aptos"/>
                <w:sz w:val="20"/>
                <w:szCs w:val="20"/>
              </w:rPr>
              <w:t>Supp</w:t>
            </w:r>
            <w:r w:rsidR="304E9DF3" w:rsidRPr="0073664A">
              <w:rPr>
                <w:rFonts w:ascii="Aptos" w:hAnsi="Aptos"/>
                <w:sz w:val="20"/>
                <w:szCs w:val="20"/>
              </w:rPr>
              <w:t>_</w:t>
            </w:r>
            <w:r w:rsidRPr="0073664A">
              <w:rPr>
                <w:rFonts w:ascii="Aptos" w:hAnsi="Aptos"/>
                <w:sz w:val="20"/>
                <w:szCs w:val="20"/>
              </w:rPr>
              <w:t xml:space="preserve"> Add.</w:t>
            </w:r>
          </w:p>
        </w:tc>
        <w:tc>
          <w:tcPr>
            <w:tcW w:w="936" w:type="dxa"/>
          </w:tcPr>
          <w:p w14:paraId="5224E1EF" w14:textId="708C998B" w:rsidR="250276BD" w:rsidRPr="0073664A" w:rsidRDefault="250276BD" w:rsidP="427D6E31">
            <w:pPr>
              <w:rPr>
                <w:rFonts w:ascii="Aptos" w:hAnsi="Aptos"/>
                <w:sz w:val="20"/>
                <w:szCs w:val="20"/>
              </w:rPr>
            </w:pPr>
            <w:r w:rsidRPr="0073664A">
              <w:rPr>
                <w:rFonts w:ascii="Aptos" w:hAnsi="Aptos"/>
                <w:sz w:val="20"/>
                <w:szCs w:val="20"/>
              </w:rPr>
              <w:t>Pharm_Lisc</w:t>
            </w:r>
          </w:p>
        </w:tc>
        <w:tc>
          <w:tcPr>
            <w:tcW w:w="936" w:type="dxa"/>
          </w:tcPr>
          <w:p w14:paraId="67656910" w14:textId="2F852FE3" w:rsidR="250276BD" w:rsidRPr="0073664A" w:rsidRDefault="250276BD" w:rsidP="427D6E31">
            <w:pPr>
              <w:rPr>
                <w:rFonts w:ascii="Aptos" w:hAnsi="Aptos"/>
                <w:sz w:val="20"/>
                <w:szCs w:val="20"/>
              </w:rPr>
            </w:pPr>
            <w:r w:rsidRPr="0073664A">
              <w:rPr>
                <w:rFonts w:ascii="Aptos" w:hAnsi="Aptos"/>
                <w:sz w:val="20"/>
                <w:szCs w:val="20"/>
              </w:rPr>
              <w:t>Cert_</w:t>
            </w:r>
          </w:p>
          <w:p w14:paraId="3A08D8EE" w14:textId="70539C8C" w:rsidR="250276BD" w:rsidRPr="0073664A" w:rsidRDefault="250276BD" w:rsidP="427D6E31">
            <w:pPr>
              <w:rPr>
                <w:rFonts w:ascii="Aptos" w:hAnsi="Aptos"/>
                <w:sz w:val="20"/>
                <w:szCs w:val="20"/>
              </w:rPr>
            </w:pPr>
            <w:r w:rsidRPr="0073664A">
              <w:rPr>
                <w:rFonts w:ascii="Aptos" w:hAnsi="Aptos"/>
                <w:sz w:val="20"/>
                <w:szCs w:val="20"/>
              </w:rPr>
              <w:t>Num</w:t>
            </w:r>
          </w:p>
        </w:tc>
        <w:tc>
          <w:tcPr>
            <w:tcW w:w="936" w:type="dxa"/>
          </w:tcPr>
          <w:p w14:paraId="3A2732FA" w14:textId="324061BC" w:rsidR="250276BD" w:rsidRPr="0073664A" w:rsidRDefault="250276BD" w:rsidP="427D6E31">
            <w:pPr>
              <w:rPr>
                <w:rFonts w:ascii="Aptos" w:hAnsi="Aptos"/>
                <w:sz w:val="20"/>
                <w:szCs w:val="20"/>
              </w:rPr>
            </w:pPr>
            <w:r w:rsidRPr="0073664A">
              <w:rPr>
                <w:rFonts w:ascii="Aptos" w:hAnsi="Aptos"/>
                <w:sz w:val="20"/>
                <w:szCs w:val="20"/>
              </w:rPr>
              <w:t>Emp</w:t>
            </w:r>
            <w:r w:rsidRPr="0073664A">
              <w:rPr>
                <w:rFonts w:ascii="Aptos" w:hAnsi="Aptos"/>
                <w:sz w:val="20"/>
                <w:szCs w:val="20"/>
              </w:rPr>
              <w:br/>
            </w:r>
            <w:r w:rsidR="325AE9F6" w:rsidRPr="0073664A">
              <w:rPr>
                <w:rFonts w:ascii="Aptos" w:hAnsi="Aptos"/>
                <w:sz w:val="20"/>
                <w:szCs w:val="20"/>
              </w:rPr>
              <w:t>Fname</w:t>
            </w:r>
          </w:p>
        </w:tc>
        <w:tc>
          <w:tcPr>
            <w:tcW w:w="1095" w:type="dxa"/>
          </w:tcPr>
          <w:p w14:paraId="3F925C74" w14:textId="19A73CD7" w:rsidR="325AE9F6" w:rsidRPr="0073664A" w:rsidRDefault="325AE9F6" w:rsidP="427D6E31">
            <w:pPr>
              <w:rPr>
                <w:rFonts w:ascii="Aptos" w:hAnsi="Aptos"/>
                <w:sz w:val="20"/>
                <w:szCs w:val="20"/>
              </w:rPr>
            </w:pPr>
            <w:r w:rsidRPr="0073664A">
              <w:rPr>
                <w:rFonts w:ascii="Aptos" w:hAnsi="Aptos"/>
                <w:sz w:val="20"/>
                <w:szCs w:val="20"/>
              </w:rPr>
              <w:t>Emp</w:t>
            </w:r>
          </w:p>
          <w:p w14:paraId="145FA2FF" w14:textId="0EDE040F" w:rsidR="325AE9F6" w:rsidRPr="0073664A" w:rsidRDefault="325AE9F6" w:rsidP="427D6E31">
            <w:pPr>
              <w:rPr>
                <w:rFonts w:ascii="Aptos" w:hAnsi="Aptos"/>
                <w:sz w:val="20"/>
                <w:szCs w:val="20"/>
              </w:rPr>
            </w:pPr>
            <w:r w:rsidRPr="0073664A">
              <w:rPr>
                <w:rFonts w:ascii="Aptos" w:hAnsi="Aptos"/>
                <w:sz w:val="20"/>
                <w:szCs w:val="20"/>
              </w:rPr>
              <w:t>Mname</w:t>
            </w:r>
          </w:p>
        </w:tc>
        <w:tc>
          <w:tcPr>
            <w:tcW w:w="1020" w:type="dxa"/>
          </w:tcPr>
          <w:p w14:paraId="0B230761" w14:textId="7C4276C3" w:rsidR="325AE9F6" w:rsidRPr="0073664A" w:rsidRDefault="325AE9F6" w:rsidP="427D6E31">
            <w:pPr>
              <w:rPr>
                <w:rFonts w:ascii="Aptos" w:hAnsi="Aptos"/>
                <w:sz w:val="20"/>
                <w:szCs w:val="20"/>
              </w:rPr>
            </w:pPr>
            <w:r w:rsidRPr="0073664A">
              <w:rPr>
                <w:rFonts w:ascii="Aptos" w:hAnsi="Aptos"/>
                <w:sz w:val="20"/>
                <w:szCs w:val="20"/>
              </w:rPr>
              <w:t>Emp</w:t>
            </w:r>
          </w:p>
          <w:p w14:paraId="6CD702B5" w14:textId="754BB8A0" w:rsidR="325AE9F6" w:rsidRPr="0073664A" w:rsidRDefault="325AE9F6" w:rsidP="427D6E31">
            <w:pPr>
              <w:rPr>
                <w:rFonts w:ascii="Aptos" w:hAnsi="Aptos"/>
                <w:sz w:val="20"/>
                <w:szCs w:val="20"/>
              </w:rPr>
            </w:pPr>
            <w:r w:rsidRPr="0073664A">
              <w:rPr>
                <w:rFonts w:ascii="Aptos" w:hAnsi="Aptos"/>
                <w:sz w:val="20"/>
                <w:szCs w:val="20"/>
              </w:rPr>
              <w:t>Lname</w:t>
            </w:r>
          </w:p>
        </w:tc>
        <w:tc>
          <w:tcPr>
            <w:tcW w:w="1155" w:type="dxa"/>
          </w:tcPr>
          <w:p w14:paraId="4298557F" w14:textId="52ED210F" w:rsidR="325AE9F6" w:rsidRPr="0073664A" w:rsidRDefault="325AE9F6" w:rsidP="427D6E31">
            <w:pPr>
              <w:rPr>
                <w:rFonts w:ascii="Aptos" w:hAnsi="Aptos"/>
                <w:sz w:val="20"/>
                <w:szCs w:val="20"/>
              </w:rPr>
            </w:pPr>
            <w:r w:rsidRPr="0073664A">
              <w:rPr>
                <w:rFonts w:ascii="Aptos" w:hAnsi="Aptos"/>
                <w:sz w:val="20"/>
                <w:szCs w:val="20"/>
              </w:rPr>
              <w:t>Emp_Add.</w:t>
            </w:r>
          </w:p>
        </w:tc>
        <w:tc>
          <w:tcPr>
            <w:tcW w:w="960" w:type="dxa"/>
          </w:tcPr>
          <w:p w14:paraId="4195E154" w14:textId="434E7316" w:rsidR="325AE9F6" w:rsidRPr="0073664A" w:rsidRDefault="325AE9F6" w:rsidP="427D6E31">
            <w:pPr>
              <w:rPr>
                <w:rFonts w:ascii="Aptos" w:hAnsi="Aptos"/>
                <w:sz w:val="20"/>
                <w:szCs w:val="20"/>
              </w:rPr>
            </w:pPr>
            <w:r w:rsidRPr="0073664A">
              <w:rPr>
                <w:rFonts w:ascii="Aptos" w:hAnsi="Aptos"/>
                <w:sz w:val="20"/>
                <w:szCs w:val="20"/>
              </w:rPr>
              <w:t>Emp</w:t>
            </w:r>
          </w:p>
          <w:p w14:paraId="7B722924" w14:textId="593FEBFE" w:rsidR="325AE9F6" w:rsidRPr="0073664A" w:rsidRDefault="325AE9F6" w:rsidP="427D6E31">
            <w:pPr>
              <w:rPr>
                <w:rFonts w:ascii="Aptos" w:hAnsi="Aptos"/>
                <w:sz w:val="20"/>
                <w:szCs w:val="20"/>
              </w:rPr>
            </w:pPr>
            <w:r w:rsidRPr="0073664A">
              <w:rPr>
                <w:rFonts w:ascii="Aptos" w:hAnsi="Aptos"/>
                <w:sz w:val="20"/>
                <w:szCs w:val="20"/>
              </w:rPr>
              <w:t>Phone</w:t>
            </w:r>
          </w:p>
        </w:tc>
        <w:tc>
          <w:tcPr>
            <w:tcW w:w="1520" w:type="dxa"/>
          </w:tcPr>
          <w:p w14:paraId="6DC40B53" w14:textId="5634E332" w:rsidR="325AE9F6" w:rsidRPr="0073664A" w:rsidRDefault="325AE9F6" w:rsidP="427D6E31">
            <w:pPr>
              <w:rPr>
                <w:rFonts w:ascii="Aptos" w:hAnsi="Aptos"/>
                <w:sz w:val="20"/>
                <w:szCs w:val="20"/>
              </w:rPr>
            </w:pPr>
            <w:r w:rsidRPr="0073664A">
              <w:rPr>
                <w:rFonts w:ascii="Aptos" w:hAnsi="Aptos"/>
                <w:sz w:val="20"/>
                <w:szCs w:val="20"/>
              </w:rPr>
              <w:t>Doc_Spec</w:t>
            </w:r>
          </w:p>
        </w:tc>
      </w:tr>
      <w:tr w:rsidR="427D6E31" w:rsidRPr="0073664A" w14:paraId="37F4CBED" w14:textId="77777777" w:rsidTr="427D6E31">
        <w:trPr>
          <w:trHeight w:val="300"/>
        </w:trPr>
        <w:tc>
          <w:tcPr>
            <w:tcW w:w="936" w:type="dxa"/>
          </w:tcPr>
          <w:p w14:paraId="5C03D9A9" w14:textId="3DD1A508" w:rsidR="325AE9F6" w:rsidRPr="0073664A" w:rsidRDefault="325AE9F6" w:rsidP="427D6E31">
            <w:pPr>
              <w:rPr>
                <w:rFonts w:ascii="Aptos" w:hAnsi="Aptos"/>
                <w:sz w:val="20"/>
                <w:szCs w:val="20"/>
              </w:rPr>
            </w:pPr>
            <w:r w:rsidRPr="0073664A">
              <w:rPr>
                <w:rFonts w:ascii="Aptos" w:hAnsi="Aptos"/>
                <w:sz w:val="20"/>
                <w:szCs w:val="20"/>
              </w:rPr>
              <w:t>Clinic Name</w:t>
            </w:r>
          </w:p>
        </w:tc>
        <w:tc>
          <w:tcPr>
            <w:tcW w:w="936" w:type="dxa"/>
          </w:tcPr>
          <w:p w14:paraId="0E588916" w14:textId="194D166A" w:rsidR="325AE9F6" w:rsidRPr="0073664A" w:rsidRDefault="325AE9F6" w:rsidP="427D6E31">
            <w:pPr>
              <w:rPr>
                <w:rFonts w:ascii="Aptos" w:hAnsi="Aptos"/>
                <w:sz w:val="20"/>
                <w:szCs w:val="20"/>
              </w:rPr>
            </w:pPr>
            <w:r w:rsidRPr="0073664A">
              <w:rPr>
                <w:rFonts w:ascii="Aptos" w:hAnsi="Aptos"/>
                <w:sz w:val="20"/>
                <w:szCs w:val="20"/>
              </w:rPr>
              <w:t>Doc_</w:t>
            </w:r>
          </w:p>
          <w:p w14:paraId="7F060311" w14:textId="14C461C0" w:rsidR="325AE9F6" w:rsidRPr="0073664A" w:rsidRDefault="325AE9F6" w:rsidP="427D6E31">
            <w:pPr>
              <w:rPr>
                <w:rFonts w:ascii="Aptos" w:hAnsi="Aptos"/>
                <w:sz w:val="20"/>
                <w:szCs w:val="20"/>
              </w:rPr>
            </w:pPr>
            <w:r w:rsidRPr="0073664A">
              <w:rPr>
                <w:rFonts w:ascii="Aptos" w:hAnsi="Aptos"/>
                <w:sz w:val="20"/>
                <w:szCs w:val="20"/>
              </w:rPr>
              <w:t>Name</w:t>
            </w:r>
          </w:p>
        </w:tc>
        <w:tc>
          <w:tcPr>
            <w:tcW w:w="936" w:type="dxa"/>
          </w:tcPr>
          <w:p w14:paraId="4850E35C" w14:textId="156DF721" w:rsidR="325AE9F6" w:rsidRPr="0073664A" w:rsidRDefault="325AE9F6" w:rsidP="427D6E31">
            <w:pPr>
              <w:rPr>
                <w:rFonts w:ascii="Aptos" w:hAnsi="Aptos"/>
                <w:sz w:val="20"/>
                <w:szCs w:val="20"/>
              </w:rPr>
            </w:pPr>
            <w:r w:rsidRPr="0073664A">
              <w:rPr>
                <w:rFonts w:ascii="Aptos" w:hAnsi="Aptos"/>
                <w:sz w:val="20"/>
                <w:szCs w:val="20"/>
              </w:rPr>
              <w:t>Doc_</w:t>
            </w:r>
          </w:p>
          <w:p w14:paraId="650B6DCB" w14:textId="25E90C55" w:rsidR="325AE9F6" w:rsidRPr="0073664A" w:rsidRDefault="325AE9F6" w:rsidP="427D6E31">
            <w:pPr>
              <w:rPr>
                <w:rFonts w:ascii="Aptos" w:hAnsi="Aptos"/>
                <w:sz w:val="20"/>
                <w:szCs w:val="20"/>
              </w:rPr>
            </w:pPr>
            <w:r w:rsidRPr="0073664A">
              <w:rPr>
                <w:rFonts w:ascii="Aptos" w:hAnsi="Aptos"/>
                <w:sz w:val="20"/>
                <w:szCs w:val="20"/>
              </w:rPr>
              <w:t>Phone</w:t>
            </w:r>
          </w:p>
        </w:tc>
        <w:tc>
          <w:tcPr>
            <w:tcW w:w="936" w:type="dxa"/>
          </w:tcPr>
          <w:p w14:paraId="10A4E057" w14:textId="17481A83" w:rsidR="325AE9F6" w:rsidRPr="0073664A" w:rsidRDefault="325AE9F6" w:rsidP="427D6E31">
            <w:pPr>
              <w:rPr>
                <w:rFonts w:ascii="Aptos" w:hAnsi="Aptos"/>
                <w:sz w:val="20"/>
                <w:szCs w:val="20"/>
              </w:rPr>
            </w:pPr>
            <w:r w:rsidRPr="0073664A">
              <w:rPr>
                <w:rFonts w:ascii="Aptos" w:hAnsi="Aptos"/>
                <w:sz w:val="20"/>
                <w:szCs w:val="20"/>
              </w:rPr>
              <w:t>Date</w:t>
            </w:r>
          </w:p>
        </w:tc>
        <w:tc>
          <w:tcPr>
            <w:tcW w:w="1095" w:type="dxa"/>
          </w:tcPr>
          <w:p w14:paraId="4799899A" w14:textId="5B9EBB0A" w:rsidR="325AE9F6" w:rsidRPr="0073664A" w:rsidRDefault="325AE9F6" w:rsidP="427D6E31">
            <w:pPr>
              <w:rPr>
                <w:rFonts w:ascii="Aptos" w:hAnsi="Aptos"/>
                <w:sz w:val="20"/>
                <w:szCs w:val="20"/>
              </w:rPr>
            </w:pPr>
            <w:r w:rsidRPr="0073664A">
              <w:rPr>
                <w:rFonts w:ascii="Aptos" w:hAnsi="Aptos"/>
                <w:sz w:val="20"/>
                <w:szCs w:val="20"/>
              </w:rPr>
              <w:t>Cost</w:t>
            </w:r>
          </w:p>
        </w:tc>
        <w:tc>
          <w:tcPr>
            <w:tcW w:w="1020" w:type="dxa"/>
          </w:tcPr>
          <w:p w14:paraId="60030672" w14:textId="2B645A1A" w:rsidR="325AE9F6" w:rsidRPr="0073664A" w:rsidRDefault="325AE9F6" w:rsidP="427D6E31">
            <w:pPr>
              <w:rPr>
                <w:rFonts w:ascii="Aptos" w:hAnsi="Aptos"/>
                <w:sz w:val="20"/>
                <w:szCs w:val="20"/>
              </w:rPr>
            </w:pPr>
            <w:r w:rsidRPr="0073664A">
              <w:rPr>
                <w:rFonts w:ascii="Aptos" w:hAnsi="Aptos"/>
                <w:sz w:val="20"/>
                <w:szCs w:val="20"/>
              </w:rPr>
              <w:t>Cust_</w:t>
            </w:r>
          </w:p>
          <w:p w14:paraId="672145E2" w14:textId="48A42307" w:rsidR="325AE9F6" w:rsidRPr="0073664A" w:rsidRDefault="325AE9F6" w:rsidP="427D6E31">
            <w:pPr>
              <w:rPr>
                <w:rFonts w:ascii="Aptos" w:hAnsi="Aptos"/>
                <w:sz w:val="20"/>
                <w:szCs w:val="20"/>
              </w:rPr>
            </w:pPr>
            <w:r w:rsidRPr="0073664A">
              <w:rPr>
                <w:rFonts w:ascii="Aptos" w:hAnsi="Aptos"/>
                <w:sz w:val="20"/>
                <w:szCs w:val="20"/>
              </w:rPr>
              <w:t>Fname</w:t>
            </w:r>
          </w:p>
        </w:tc>
        <w:tc>
          <w:tcPr>
            <w:tcW w:w="1155" w:type="dxa"/>
          </w:tcPr>
          <w:p w14:paraId="4FC35006" w14:textId="494D2670" w:rsidR="325AE9F6" w:rsidRPr="0073664A" w:rsidRDefault="325AE9F6" w:rsidP="427D6E31">
            <w:pPr>
              <w:rPr>
                <w:rFonts w:ascii="Aptos" w:hAnsi="Aptos"/>
                <w:sz w:val="20"/>
                <w:szCs w:val="20"/>
              </w:rPr>
            </w:pPr>
            <w:r w:rsidRPr="0073664A">
              <w:rPr>
                <w:rFonts w:ascii="Aptos" w:hAnsi="Aptos"/>
                <w:sz w:val="20"/>
                <w:szCs w:val="20"/>
              </w:rPr>
              <w:t>Cust_</w:t>
            </w:r>
          </w:p>
          <w:p w14:paraId="5AE598A0" w14:textId="32D7D399" w:rsidR="325AE9F6" w:rsidRPr="0073664A" w:rsidRDefault="325AE9F6" w:rsidP="427D6E31">
            <w:pPr>
              <w:rPr>
                <w:rFonts w:ascii="Aptos" w:hAnsi="Aptos"/>
                <w:sz w:val="20"/>
                <w:szCs w:val="20"/>
              </w:rPr>
            </w:pPr>
            <w:r w:rsidRPr="0073664A">
              <w:rPr>
                <w:rFonts w:ascii="Aptos" w:hAnsi="Aptos"/>
                <w:sz w:val="20"/>
                <w:szCs w:val="20"/>
              </w:rPr>
              <w:t>Mname</w:t>
            </w:r>
          </w:p>
        </w:tc>
        <w:tc>
          <w:tcPr>
            <w:tcW w:w="960" w:type="dxa"/>
          </w:tcPr>
          <w:p w14:paraId="3AE302DE" w14:textId="7DCF289B" w:rsidR="325AE9F6" w:rsidRPr="0073664A" w:rsidRDefault="325AE9F6" w:rsidP="427D6E31">
            <w:pPr>
              <w:rPr>
                <w:rFonts w:ascii="Aptos" w:hAnsi="Aptos"/>
                <w:sz w:val="20"/>
                <w:szCs w:val="20"/>
              </w:rPr>
            </w:pPr>
            <w:r w:rsidRPr="0073664A">
              <w:rPr>
                <w:rFonts w:ascii="Aptos" w:hAnsi="Aptos"/>
                <w:sz w:val="20"/>
                <w:szCs w:val="20"/>
              </w:rPr>
              <w:t>Cust_Lname</w:t>
            </w:r>
          </w:p>
        </w:tc>
        <w:tc>
          <w:tcPr>
            <w:tcW w:w="1520" w:type="dxa"/>
          </w:tcPr>
          <w:p w14:paraId="130C759C" w14:textId="246C44B3" w:rsidR="27515681" w:rsidRPr="0073664A" w:rsidRDefault="27515681" w:rsidP="427D6E31">
            <w:pPr>
              <w:rPr>
                <w:rFonts w:ascii="Aptos" w:hAnsi="Aptos"/>
                <w:sz w:val="20"/>
                <w:szCs w:val="20"/>
              </w:rPr>
            </w:pPr>
            <w:r w:rsidRPr="0073664A">
              <w:rPr>
                <w:rFonts w:ascii="Aptos" w:hAnsi="Aptos"/>
                <w:sz w:val="20"/>
                <w:szCs w:val="20"/>
              </w:rPr>
              <w:t>Cust_</w:t>
            </w:r>
          </w:p>
          <w:p w14:paraId="40231637" w14:textId="13DF2B99" w:rsidR="27515681" w:rsidRPr="0073664A" w:rsidRDefault="27515681" w:rsidP="427D6E31">
            <w:pPr>
              <w:rPr>
                <w:rFonts w:ascii="Aptos" w:hAnsi="Aptos"/>
                <w:sz w:val="20"/>
                <w:szCs w:val="20"/>
              </w:rPr>
            </w:pPr>
            <w:r w:rsidRPr="0073664A">
              <w:rPr>
                <w:rFonts w:ascii="Aptos" w:hAnsi="Aptos"/>
                <w:sz w:val="20"/>
                <w:szCs w:val="20"/>
              </w:rPr>
              <w:t>DoB</w:t>
            </w:r>
          </w:p>
          <w:p w14:paraId="67A897A6" w14:textId="216C2655" w:rsidR="427D6E31" w:rsidRPr="0073664A" w:rsidRDefault="427D6E31" w:rsidP="427D6E31">
            <w:pPr>
              <w:rPr>
                <w:rFonts w:ascii="Aptos" w:hAnsi="Aptos"/>
                <w:sz w:val="20"/>
                <w:szCs w:val="20"/>
              </w:rPr>
            </w:pPr>
          </w:p>
        </w:tc>
      </w:tr>
      <w:tr w:rsidR="427D6E31" w:rsidRPr="0073664A" w14:paraId="2970BE70" w14:textId="77777777" w:rsidTr="427D6E31">
        <w:trPr>
          <w:trHeight w:val="300"/>
        </w:trPr>
        <w:tc>
          <w:tcPr>
            <w:tcW w:w="936" w:type="dxa"/>
          </w:tcPr>
          <w:p w14:paraId="685B1061" w14:textId="2078526B" w:rsidR="27515681" w:rsidRPr="0073664A" w:rsidRDefault="27515681" w:rsidP="427D6E31">
            <w:pPr>
              <w:rPr>
                <w:rFonts w:ascii="Aptos" w:hAnsi="Aptos"/>
                <w:sz w:val="20"/>
                <w:szCs w:val="20"/>
              </w:rPr>
            </w:pPr>
            <w:r w:rsidRPr="0073664A">
              <w:rPr>
                <w:rFonts w:ascii="Aptos" w:hAnsi="Aptos"/>
                <w:sz w:val="20"/>
                <w:szCs w:val="20"/>
              </w:rPr>
              <w:t>Cust_</w:t>
            </w:r>
          </w:p>
          <w:p w14:paraId="3964FE00" w14:textId="39AE800D" w:rsidR="27515681" w:rsidRPr="0073664A" w:rsidRDefault="27515681" w:rsidP="427D6E31">
            <w:pPr>
              <w:rPr>
                <w:rFonts w:ascii="Aptos" w:hAnsi="Aptos"/>
                <w:sz w:val="20"/>
                <w:szCs w:val="20"/>
              </w:rPr>
            </w:pPr>
            <w:r w:rsidRPr="0073664A">
              <w:rPr>
                <w:rFonts w:ascii="Aptos" w:hAnsi="Aptos"/>
                <w:sz w:val="20"/>
                <w:szCs w:val="20"/>
              </w:rPr>
              <w:t>Add.</w:t>
            </w:r>
          </w:p>
        </w:tc>
        <w:tc>
          <w:tcPr>
            <w:tcW w:w="936" w:type="dxa"/>
          </w:tcPr>
          <w:p w14:paraId="73332867" w14:textId="39DB27FC" w:rsidR="27515681" w:rsidRPr="0073664A" w:rsidRDefault="27515681" w:rsidP="427D6E31">
            <w:pPr>
              <w:rPr>
                <w:rFonts w:ascii="Aptos" w:hAnsi="Aptos"/>
                <w:sz w:val="20"/>
                <w:szCs w:val="20"/>
              </w:rPr>
            </w:pPr>
            <w:r w:rsidRPr="0073664A">
              <w:rPr>
                <w:rFonts w:ascii="Aptos" w:hAnsi="Aptos"/>
                <w:sz w:val="20"/>
                <w:szCs w:val="20"/>
              </w:rPr>
              <w:t>Cust_</w:t>
            </w:r>
          </w:p>
          <w:p w14:paraId="1C3207C6" w14:textId="3EAD1D0B" w:rsidR="27515681" w:rsidRPr="0073664A" w:rsidRDefault="27515681" w:rsidP="427D6E31">
            <w:pPr>
              <w:rPr>
                <w:rFonts w:ascii="Aptos" w:hAnsi="Aptos"/>
                <w:sz w:val="20"/>
                <w:szCs w:val="20"/>
              </w:rPr>
            </w:pPr>
            <w:r w:rsidRPr="0073664A">
              <w:rPr>
                <w:rFonts w:ascii="Aptos" w:hAnsi="Aptos"/>
                <w:sz w:val="20"/>
                <w:szCs w:val="20"/>
              </w:rPr>
              <w:t>Phone</w:t>
            </w:r>
          </w:p>
        </w:tc>
        <w:tc>
          <w:tcPr>
            <w:tcW w:w="936" w:type="dxa"/>
          </w:tcPr>
          <w:p w14:paraId="2EF02ACC" w14:textId="2109703A" w:rsidR="27515681" w:rsidRPr="0073664A" w:rsidRDefault="27515681" w:rsidP="427D6E31">
            <w:pPr>
              <w:rPr>
                <w:rFonts w:ascii="Aptos" w:hAnsi="Aptos"/>
                <w:sz w:val="20"/>
                <w:szCs w:val="20"/>
              </w:rPr>
            </w:pPr>
            <w:r w:rsidRPr="0073664A">
              <w:rPr>
                <w:rFonts w:ascii="Aptos" w:hAnsi="Aptos"/>
                <w:sz w:val="20"/>
                <w:szCs w:val="20"/>
              </w:rPr>
              <w:t>Insur_</w:t>
            </w:r>
          </w:p>
          <w:p w14:paraId="312C3FAB" w14:textId="51E9B292" w:rsidR="27515681" w:rsidRPr="0073664A" w:rsidRDefault="27515681" w:rsidP="427D6E31">
            <w:pPr>
              <w:rPr>
                <w:rFonts w:ascii="Aptos" w:hAnsi="Aptos"/>
                <w:sz w:val="20"/>
                <w:szCs w:val="20"/>
              </w:rPr>
            </w:pPr>
            <w:r w:rsidRPr="0073664A">
              <w:rPr>
                <w:rFonts w:ascii="Aptos" w:hAnsi="Aptos"/>
                <w:sz w:val="20"/>
                <w:szCs w:val="20"/>
              </w:rPr>
              <w:t>Num</w:t>
            </w:r>
          </w:p>
        </w:tc>
        <w:tc>
          <w:tcPr>
            <w:tcW w:w="936" w:type="dxa"/>
          </w:tcPr>
          <w:p w14:paraId="3097D6AD" w14:textId="3CA171BC" w:rsidR="43FFA021" w:rsidRPr="0073664A" w:rsidRDefault="43FFA021" w:rsidP="427D6E31">
            <w:pPr>
              <w:rPr>
                <w:rFonts w:ascii="Aptos" w:hAnsi="Aptos"/>
                <w:sz w:val="20"/>
                <w:szCs w:val="20"/>
              </w:rPr>
            </w:pPr>
            <w:r w:rsidRPr="0073664A">
              <w:rPr>
                <w:rFonts w:ascii="Aptos" w:hAnsi="Aptos"/>
                <w:sz w:val="20"/>
                <w:szCs w:val="20"/>
              </w:rPr>
              <w:t>Emp_ID</w:t>
            </w:r>
          </w:p>
        </w:tc>
        <w:tc>
          <w:tcPr>
            <w:tcW w:w="1095" w:type="dxa"/>
          </w:tcPr>
          <w:p w14:paraId="23AC473A" w14:textId="679E20F9" w:rsidR="427D6E31" w:rsidRPr="0073664A" w:rsidRDefault="427D6E31" w:rsidP="427D6E31">
            <w:pPr>
              <w:rPr>
                <w:rFonts w:ascii="Aptos" w:hAnsi="Aptos"/>
                <w:sz w:val="20"/>
                <w:szCs w:val="20"/>
              </w:rPr>
            </w:pPr>
          </w:p>
        </w:tc>
        <w:tc>
          <w:tcPr>
            <w:tcW w:w="1020" w:type="dxa"/>
          </w:tcPr>
          <w:p w14:paraId="01BDDA9A" w14:textId="6C2641B9" w:rsidR="427D6E31" w:rsidRPr="0073664A" w:rsidRDefault="427D6E31" w:rsidP="427D6E31">
            <w:pPr>
              <w:rPr>
                <w:rFonts w:ascii="Aptos" w:hAnsi="Aptos"/>
                <w:sz w:val="20"/>
                <w:szCs w:val="20"/>
              </w:rPr>
            </w:pPr>
          </w:p>
        </w:tc>
        <w:tc>
          <w:tcPr>
            <w:tcW w:w="1155" w:type="dxa"/>
          </w:tcPr>
          <w:p w14:paraId="0DCB727C" w14:textId="7A232E9D" w:rsidR="427D6E31" w:rsidRPr="0073664A" w:rsidRDefault="427D6E31" w:rsidP="427D6E31">
            <w:pPr>
              <w:rPr>
                <w:rFonts w:ascii="Aptos" w:hAnsi="Aptos"/>
                <w:sz w:val="20"/>
                <w:szCs w:val="20"/>
              </w:rPr>
            </w:pPr>
          </w:p>
        </w:tc>
        <w:tc>
          <w:tcPr>
            <w:tcW w:w="960" w:type="dxa"/>
          </w:tcPr>
          <w:p w14:paraId="7E820954" w14:textId="2CE0A5A6" w:rsidR="427D6E31" w:rsidRPr="0073664A" w:rsidRDefault="427D6E31" w:rsidP="427D6E31">
            <w:pPr>
              <w:rPr>
                <w:rFonts w:ascii="Aptos" w:hAnsi="Aptos"/>
                <w:sz w:val="20"/>
                <w:szCs w:val="20"/>
              </w:rPr>
            </w:pPr>
          </w:p>
        </w:tc>
        <w:tc>
          <w:tcPr>
            <w:tcW w:w="1520" w:type="dxa"/>
          </w:tcPr>
          <w:p w14:paraId="6B37F94D" w14:textId="4689D7E9" w:rsidR="427D6E31" w:rsidRPr="0073664A" w:rsidRDefault="427D6E31" w:rsidP="427D6E31">
            <w:pPr>
              <w:rPr>
                <w:rFonts w:ascii="Aptos" w:hAnsi="Aptos"/>
                <w:sz w:val="20"/>
                <w:szCs w:val="20"/>
              </w:rPr>
            </w:pPr>
          </w:p>
        </w:tc>
      </w:tr>
    </w:tbl>
    <w:p w14:paraId="7C8620E6" w14:textId="354CF41B" w:rsidR="427D6E31" w:rsidRPr="0073664A" w:rsidRDefault="427D6E31">
      <w:pPr>
        <w:rPr>
          <w:rFonts w:ascii="Aptos" w:hAnsi="Aptos"/>
          <w:sz w:val="20"/>
          <w:szCs w:val="20"/>
        </w:rPr>
      </w:pPr>
    </w:p>
    <w:p w14:paraId="2CA8CC77" w14:textId="2442B0AC" w:rsidR="41EA4ABF" w:rsidRPr="0073664A" w:rsidRDefault="41EA4ABF">
      <w:pPr>
        <w:rPr>
          <w:rFonts w:ascii="Aptos" w:hAnsi="Aptos"/>
          <w:sz w:val="20"/>
          <w:szCs w:val="20"/>
        </w:rPr>
      </w:pPr>
      <w:r w:rsidRPr="0073664A">
        <w:rPr>
          <w:rFonts w:ascii="Aptos" w:hAnsi="Aptos"/>
          <w:sz w:val="20"/>
          <w:szCs w:val="20"/>
        </w:rPr>
        <w:t>Second Normal Form:</w:t>
      </w:r>
    </w:p>
    <w:p w14:paraId="79CAB24C" w14:textId="2CC0ACBC" w:rsidR="300785FE" w:rsidRPr="0073664A" w:rsidRDefault="300785FE" w:rsidP="427D6E31">
      <w:pPr>
        <w:rPr>
          <w:rFonts w:ascii="Aptos" w:hAnsi="Aptos"/>
          <w:sz w:val="20"/>
          <w:szCs w:val="20"/>
        </w:rPr>
      </w:pPr>
      <w:r w:rsidRPr="0073664A">
        <w:rPr>
          <w:rFonts w:ascii="Aptos" w:hAnsi="Aptos"/>
          <w:sz w:val="20"/>
          <w:szCs w:val="20"/>
        </w:rPr>
        <w:t xml:space="preserve">Here partial dependencies have been eliminated, meaning that it is in </w:t>
      </w:r>
      <w:r w:rsidR="4206AE32" w:rsidRPr="0073664A">
        <w:rPr>
          <w:rFonts w:ascii="Aptos" w:hAnsi="Aptos"/>
          <w:sz w:val="20"/>
          <w:szCs w:val="20"/>
        </w:rPr>
        <w:t xml:space="preserve">the </w:t>
      </w:r>
      <w:r w:rsidRPr="0073664A">
        <w:rPr>
          <w:rFonts w:ascii="Aptos" w:hAnsi="Aptos"/>
          <w:sz w:val="20"/>
          <w:szCs w:val="20"/>
        </w:rPr>
        <w:t xml:space="preserve">second normal form. </w:t>
      </w:r>
    </w:p>
    <w:tbl>
      <w:tblPr>
        <w:tblStyle w:val="TableGrid"/>
        <w:tblW w:w="0" w:type="auto"/>
        <w:tblLayout w:type="fixed"/>
        <w:tblLook w:val="06A0" w:firstRow="1" w:lastRow="0" w:firstColumn="1" w:lastColumn="0" w:noHBand="1" w:noVBand="1"/>
      </w:tblPr>
      <w:tblGrid>
        <w:gridCol w:w="835"/>
        <w:gridCol w:w="835"/>
        <w:gridCol w:w="835"/>
        <w:gridCol w:w="835"/>
        <w:gridCol w:w="1151"/>
        <w:gridCol w:w="856"/>
        <w:gridCol w:w="1003"/>
        <w:gridCol w:w="1140"/>
        <w:gridCol w:w="943"/>
        <w:gridCol w:w="1128"/>
      </w:tblGrid>
      <w:tr w:rsidR="427D6E31" w:rsidRPr="0073664A" w14:paraId="682F1147" w14:textId="77777777" w:rsidTr="427D6E31">
        <w:trPr>
          <w:trHeight w:val="540"/>
        </w:trPr>
        <w:tc>
          <w:tcPr>
            <w:tcW w:w="835" w:type="dxa"/>
          </w:tcPr>
          <w:p w14:paraId="33A071C1" w14:textId="040702A2" w:rsidR="1ACAD2E8" w:rsidRPr="0073664A" w:rsidRDefault="1ACAD2E8" w:rsidP="427D6E31">
            <w:pPr>
              <w:rPr>
                <w:rFonts w:ascii="Aptos" w:hAnsi="Aptos"/>
                <w:sz w:val="20"/>
                <w:szCs w:val="20"/>
              </w:rPr>
            </w:pPr>
            <w:r w:rsidRPr="0073664A">
              <w:rPr>
                <w:rFonts w:ascii="Aptos" w:hAnsi="Aptos"/>
                <w:sz w:val="20"/>
                <w:szCs w:val="20"/>
              </w:rPr>
              <w:t>Pres</w:t>
            </w:r>
          </w:p>
          <w:p w14:paraId="44F50DD3" w14:textId="1FD2F322" w:rsidR="1ACAD2E8" w:rsidRPr="0073664A" w:rsidRDefault="1ACAD2E8" w:rsidP="427D6E31">
            <w:pPr>
              <w:rPr>
                <w:rFonts w:ascii="Aptos" w:hAnsi="Aptos"/>
                <w:sz w:val="20"/>
                <w:szCs w:val="20"/>
              </w:rPr>
            </w:pPr>
            <w:r w:rsidRPr="0073664A">
              <w:rPr>
                <w:rFonts w:ascii="Aptos" w:hAnsi="Aptos"/>
                <w:sz w:val="20"/>
                <w:szCs w:val="20"/>
              </w:rPr>
              <w:t>ID</w:t>
            </w:r>
          </w:p>
        </w:tc>
        <w:tc>
          <w:tcPr>
            <w:tcW w:w="835" w:type="dxa"/>
          </w:tcPr>
          <w:p w14:paraId="2EB4FC09" w14:textId="7C9EA1BD" w:rsidR="1ACAD2E8" w:rsidRPr="0073664A" w:rsidRDefault="1ACAD2E8" w:rsidP="427D6E31">
            <w:pPr>
              <w:rPr>
                <w:rFonts w:ascii="Aptos" w:hAnsi="Aptos"/>
                <w:sz w:val="20"/>
                <w:szCs w:val="20"/>
              </w:rPr>
            </w:pPr>
            <w:r w:rsidRPr="0073664A">
              <w:rPr>
                <w:rFonts w:ascii="Aptos" w:hAnsi="Aptos"/>
                <w:sz w:val="20"/>
                <w:szCs w:val="20"/>
              </w:rPr>
              <w:t>Name</w:t>
            </w:r>
          </w:p>
        </w:tc>
        <w:tc>
          <w:tcPr>
            <w:tcW w:w="835" w:type="dxa"/>
          </w:tcPr>
          <w:p w14:paraId="02369E29" w14:textId="502E96B6" w:rsidR="1ACAD2E8" w:rsidRPr="0073664A" w:rsidRDefault="1ACAD2E8" w:rsidP="427D6E31">
            <w:pPr>
              <w:rPr>
                <w:rFonts w:ascii="Aptos" w:hAnsi="Aptos"/>
                <w:sz w:val="20"/>
                <w:szCs w:val="20"/>
              </w:rPr>
            </w:pPr>
            <w:r w:rsidRPr="0073664A">
              <w:rPr>
                <w:rFonts w:ascii="Aptos" w:hAnsi="Aptos"/>
                <w:sz w:val="20"/>
                <w:szCs w:val="20"/>
              </w:rPr>
              <w:t>Price</w:t>
            </w:r>
          </w:p>
        </w:tc>
        <w:tc>
          <w:tcPr>
            <w:tcW w:w="835" w:type="dxa"/>
          </w:tcPr>
          <w:p w14:paraId="65E1B372" w14:textId="4DABEB38" w:rsidR="1ACAD2E8" w:rsidRPr="0073664A" w:rsidRDefault="1ACAD2E8" w:rsidP="427D6E31">
            <w:pPr>
              <w:rPr>
                <w:rFonts w:ascii="Aptos" w:hAnsi="Aptos"/>
                <w:sz w:val="20"/>
                <w:szCs w:val="20"/>
              </w:rPr>
            </w:pPr>
            <w:r w:rsidRPr="0073664A">
              <w:rPr>
                <w:rFonts w:ascii="Aptos" w:hAnsi="Aptos"/>
                <w:sz w:val="20"/>
                <w:szCs w:val="20"/>
              </w:rPr>
              <w:t xml:space="preserve">Stock </w:t>
            </w:r>
          </w:p>
        </w:tc>
        <w:tc>
          <w:tcPr>
            <w:tcW w:w="1151" w:type="dxa"/>
          </w:tcPr>
          <w:p w14:paraId="50988B96" w14:textId="0579B7B5" w:rsidR="39ABE04F" w:rsidRPr="0073664A" w:rsidRDefault="39ABE04F" w:rsidP="427D6E31">
            <w:pPr>
              <w:rPr>
                <w:rFonts w:ascii="Aptos" w:hAnsi="Aptos"/>
                <w:sz w:val="20"/>
                <w:szCs w:val="20"/>
              </w:rPr>
            </w:pPr>
            <w:r w:rsidRPr="0073664A">
              <w:rPr>
                <w:rFonts w:ascii="Aptos" w:hAnsi="Aptos"/>
                <w:sz w:val="20"/>
                <w:szCs w:val="20"/>
              </w:rPr>
              <w:t>Count</w:t>
            </w:r>
          </w:p>
        </w:tc>
        <w:tc>
          <w:tcPr>
            <w:tcW w:w="856" w:type="dxa"/>
          </w:tcPr>
          <w:p w14:paraId="31857194" w14:textId="6C0FA59F" w:rsidR="39ABE04F" w:rsidRPr="0073664A" w:rsidRDefault="39ABE04F" w:rsidP="427D6E31">
            <w:pPr>
              <w:rPr>
                <w:rFonts w:ascii="Aptos" w:hAnsi="Aptos"/>
                <w:sz w:val="20"/>
                <w:szCs w:val="20"/>
              </w:rPr>
            </w:pPr>
            <w:r w:rsidRPr="0073664A">
              <w:rPr>
                <w:rFonts w:ascii="Aptos" w:hAnsi="Aptos"/>
                <w:sz w:val="20"/>
                <w:szCs w:val="20"/>
              </w:rPr>
              <w:t>Date</w:t>
            </w:r>
          </w:p>
        </w:tc>
        <w:tc>
          <w:tcPr>
            <w:tcW w:w="1003" w:type="dxa"/>
          </w:tcPr>
          <w:p w14:paraId="760783F1" w14:textId="54D5F059" w:rsidR="39ABE04F" w:rsidRPr="0073664A" w:rsidRDefault="39ABE04F" w:rsidP="427D6E31">
            <w:pPr>
              <w:rPr>
                <w:rFonts w:ascii="Aptos" w:hAnsi="Aptos"/>
                <w:sz w:val="20"/>
                <w:szCs w:val="20"/>
              </w:rPr>
            </w:pPr>
            <w:r w:rsidRPr="0073664A">
              <w:rPr>
                <w:rFonts w:ascii="Aptos" w:hAnsi="Aptos"/>
                <w:sz w:val="20"/>
                <w:szCs w:val="20"/>
              </w:rPr>
              <w:t>Cost</w:t>
            </w:r>
          </w:p>
        </w:tc>
        <w:tc>
          <w:tcPr>
            <w:tcW w:w="1140" w:type="dxa"/>
          </w:tcPr>
          <w:p w14:paraId="2B419CB7" w14:textId="0E419AD8" w:rsidR="39ABE04F" w:rsidRPr="0073664A" w:rsidRDefault="39ABE04F" w:rsidP="427D6E31">
            <w:pPr>
              <w:rPr>
                <w:rFonts w:ascii="Aptos" w:hAnsi="Aptos"/>
                <w:sz w:val="20"/>
                <w:szCs w:val="20"/>
              </w:rPr>
            </w:pPr>
            <w:r w:rsidRPr="0073664A">
              <w:rPr>
                <w:rFonts w:ascii="Aptos" w:hAnsi="Aptos"/>
                <w:sz w:val="20"/>
                <w:szCs w:val="20"/>
              </w:rPr>
              <w:t>Pharm</w:t>
            </w:r>
          </w:p>
          <w:p w14:paraId="4C7EBAC4" w14:textId="71F0D3AC" w:rsidR="39ABE04F" w:rsidRPr="0073664A" w:rsidRDefault="39ABE04F" w:rsidP="427D6E31">
            <w:pPr>
              <w:rPr>
                <w:rFonts w:ascii="Aptos" w:hAnsi="Aptos"/>
                <w:sz w:val="20"/>
                <w:szCs w:val="20"/>
              </w:rPr>
            </w:pPr>
            <w:r w:rsidRPr="0073664A">
              <w:rPr>
                <w:rFonts w:ascii="Aptos" w:hAnsi="Aptos"/>
                <w:sz w:val="20"/>
                <w:szCs w:val="20"/>
              </w:rPr>
              <w:t>ID</w:t>
            </w:r>
          </w:p>
        </w:tc>
        <w:tc>
          <w:tcPr>
            <w:tcW w:w="943" w:type="dxa"/>
          </w:tcPr>
          <w:p w14:paraId="310D3F65" w14:textId="1DFB735F" w:rsidR="39ABE04F" w:rsidRPr="0073664A" w:rsidRDefault="39ABE04F" w:rsidP="427D6E31">
            <w:pPr>
              <w:rPr>
                <w:rFonts w:ascii="Aptos" w:hAnsi="Aptos"/>
                <w:sz w:val="20"/>
                <w:szCs w:val="20"/>
              </w:rPr>
            </w:pPr>
            <w:r w:rsidRPr="0073664A">
              <w:rPr>
                <w:rFonts w:ascii="Aptos" w:hAnsi="Aptos"/>
                <w:sz w:val="20"/>
                <w:szCs w:val="20"/>
              </w:rPr>
              <w:t>Tech</w:t>
            </w:r>
          </w:p>
          <w:p w14:paraId="748B06E5" w14:textId="57E7FE76" w:rsidR="39ABE04F" w:rsidRPr="0073664A" w:rsidRDefault="39ABE04F" w:rsidP="427D6E31">
            <w:pPr>
              <w:rPr>
                <w:rFonts w:ascii="Aptos" w:hAnsi="Aptos"/>
                <w:sz w:val="20"/>
                <w:szCs w:val="20"/>
              </w:rPr>
            </w:pPr>
            <w:r w:rsidRPr="0073664A">
              <w:rPr>
                <w:rFonts w:ascii="Aptos" w:hAnsi="Aptos"/>
                <w:sz w:val="20"/>
                <w:szCs w:val="20"/>
              </w:rPr>
              <w:t>ID</w:t>
            </w:r>
          </w:p>
        </w:tc>
        <w:tc>
          <w:tcPr>
            <w:tcW w:w="1128" w:type="dxa"/>
          </w:tcPr>
          <w:p w14:paraId="494CA33A" w14:textId="2E8420EE" w:rsidR="39ABE04F" w:rsidRPr="0073664A" w:rsidRDefault="39ABE04F" w:rsidP="427D6E31">
            <w:pPr>
              <w:rPr>
                <w:rFonts w:ascii="Aptos" w:hAnsi="Aptos"/>
                <w:sz w:val="20"/>
                <w:szCs w:val="20"/>
              </w:rPr>
            </w:pPr>
            <w:r w:rsidRPr="0073664A">
              <w:rPr>
                <w:rFonts w:ascii="Aptos" w:hAnsi="Aptos"/>
                <w:sz w:val="20"/>
                <w:szCs w:val="20"/>
              </w:rPr>
              <w:t>Doc_</w:t>
            </w:r>
          </w:p>
          <w:p w14:paraId="37BA60F6" w14:textId="446A07E3" w:rsidR="39ABE04F" w:rsidRPr="0073664A" w:rsidRDefault="39ABE04F" w:rsidP="427D6E31">
            <w:pPr>
              <w:rPr>
                <w:rFonts w:ascii="Aptos" w:hAnsi="Aptos"/>
                <w:sz w:val="20"/>
                <w:szCs w:val="20"/>
              </w:rPr>
            </w:pPr>
            <w:r w:rsidRPr="0073664A">
              <w:rPr>
                <w:rFonts w:ascii="Aptos" w:hAnsi="Aptos"/>
                <w:sz w:val="20"/>
                <w:szCs w:val="20"/>
              </w:rPr>
              <w:t>Lisc</w:t>
            </w:r>
          </w:p>
        </w:tc>
      </w:tr>
    </w:tbl>
    <w:p w14:paraId="3A8151E8" w14:textId="594A299E" w:rsidR="427D6E31" w:rsidRPr="0073664A" w:rsidRDefault="427D6E31" w:rsidP="427D6E31">
      <w:pPr>
        <w:rPr>
          <w:rFonts w:ascii="Aptos" w:hAnsi="Aptos"/>
          <w:sz w:val="20"/>
          <w:szCs w:val="20"/>
        </w:rPr>
      </w:pPr>
    </w:p>
    <w:tbl>
      <w:tblPr>
        <w:tblStyle w:val="TableGrid"/>
        <w:tblW w:w="0" w:type="auto"/>
        <w:tblLayout w:type="fixed"/>
        <w:tblLook w:val="06A0" w:firstRow="1" w:lastRow="0" w:firstColumn="1" w:lastColumn="0" w:noHBand="1" w:noVBand="1"/>
      </w:tblPr>
      <w:tblGrid>
        <w:gridCol w:w="960"/>
        <w:gridCol w:w="960"/>
        <w:gridCol w:w="945"/>
      </w:tblGrid>
      <w:tr w:rsidR="427D6E31" w:rsidRPr="0073664A" w14:paraId="55A0FE2F" w14:textId="77777777" w:rsidTr="427D6E31">
        <w:trPr>
          <w:trHeight w:val="300"/>
        </w:trPr>
        <w:tc>
          <w:tcPr>
            <w:tcW w:w="960" w:type="dxa"/>
          </w:tcPr>
          <w:p w14:paraId="4D17EDB6" w14:textId="1234424E" w:rsidR="07AD8A30" w:rsidRPr="0073664A" w:rsidRDefault="07AD8A30" w:rsidP="427D6E31">
            <w:pPr>
              <w:rPr>
                <w:rFonts w:ascii="Aptos" w:hAnsi="Aptos"/>
                <w:sz w:val="20"/>
                <w:szCs w:val="20"/>
              </w:rPr>
            </w:pPr>
            <w:r w:rsidRPr="0073664A">
              <w:rPr>
                <w:rFonts w:ascii="Aptos" w:hAnsi="Aptos"/>
                <w:sz w:val="20"/>
                <w:szCs w:val="20"/>
              </w:rPr>
              <w:t>Supp_</w:t>
            </w:r>
          </w:p>
          <w:p w14:paraId="69A30F72" w14:textId="5139A14B" w:rsidR="07AD8A30" w:rsidRPr="0073664A" w:rsidRDefault="07AD8A30" w:rsidP="427D6E31">
            <w:pPr>
              <w:rPr>
                <w:rFonts w:ascii="Aptos" w:hAnsi="Aptos"/>
                <w:sz w:val="20"/>
                <w:szCs w:val="20"/>
              </w:rPr>
            </w:pPr>
            <w:r w:rsidRPr="0073664A">
              <w:rPr>
                <w:rFonts w:ascii="Aptos" w:hAnsi="Aptos"/>
                <w:sz w:val="20"/>
                <w:szCs w:val="20"/>
              </w:rPr>
              <w:t>ID</w:t>
            </w:r>
          </w:p>
        </w:tc>
        <w:tc>
          <w:tcPr>
            <w:tcW w:w="960" w:type="dxa"/>
          </w:tcPr>
          <w:p w14:paraId="2C235533" w14:textId="22BDF692" w:rsidR="5D7BC61D" w:rsidRPr="0073664A" w:rsidRDefault="5D7BC61D" w:rsidP="427D6E31">
            <w:pPr>
              <w:rPr>
                <w:rFonts w:ascii="Aptos" w:hAnsi="Aptos"/>
                <w:sz w:val="20"/>
                <w:szCs w:val="20"/>
              </w:rPr>
            </w:pPr>
            <w:r w:rsidRPr="0073664A">
              <w:rPr>
                <w:rFonts w:ascii="Aptos" w:hAnsi="Aptos"/>
                <w:sz w:val="20"/>
                <w:szCs w:val="20"/>
              </w:rPr>
              <w:t>Supp_</w:t>
            </w:r>
          </w:p>
          <w:p w14:paraId="2A3EA275" w14:textId="705457E8" w:rsidR="5D7BC61D" w:rsidRPr="0073664A" w:rsidRDefault="5D7BC61D" w:rsidP="427D6E31">
            <w:pPr>
              <w:rPr>
                <w:rFonts w:ascii="Aptos" w:hAnsi="Aptos"/>
                <w:sz w:val="20"/>
                <w:szCs w:val="20"/>
              </w:rPr>
            </w:pPr>
            <w:r w:rsidRPr="0073664A">
              <w:rPr>
                <w:rFonts w:ascii="Aptos" w:hAnsi="Aptos"/>
                <w:sz w:val="20"/>
                <w:szCs w:val="20"/>
              </w:rPr>
              <w:t>Name</w:t>
            </w:r>
          </w:p>
        </w:tc>
        <w:tc>
          <w:tcPr>
            <w:tcW w:w="945" w:type="dxa"/>
          </w:tcPr>
          <w:p w14:paraId="0A5E6E61" w14:textId="210ADF0E" w:rsidR="5D7BC61D" w:rsidRPr="0073664A" w:rsidRDefault="5D7BC61D" w:rsidP="427D6E31">
            <w:pPr>
              <w:rPr>
                <w:rFonts w:ascii="Aptos" w:hAnsi="Aptos"/>
                <w:sz w:val="20"/>
                <w:szCs w:val="20"/>
              </w:rPr>
            </w:pPr>
            <w:r w:rsidRPr="0073664A">
              <w:rPr>
                <w:rFonts w:ascii="Aptos" w:hAnsi="Aptos"/>
                <w:sz w:val="20"/>
                <w:szCs w:val="20"/>
              </w:rPr>
              <w:t>Supp_</w:t>
            </w:r>
          </w:p>
          <w:p w14:paraId="46D84809" w14:textId="197AA34A" w:rsidR="5D7BC61D" w:rsidRPr="0073664A" w:rsidRDefault="5D7BC61D" w:rsidP="427D6E31">
            <w:pPr>
              <w:rPr>
                <w:rFonts w:ascii="Aptos" w:hAnsi="Aptos"/>
                <w:sz w:val="20"/>
                <w:szCs w:val="20"/>
              </w:rPr>
            </w:pPr>
            <w:r w:rsidRPr="0073664A">
              <w:rPr>
                <w:rFonts w:ascii="Aptos" w:hAnsi="Aptos"/>
                <w:sz w:val="20"/>
                <w:szCs w:val="20"/>
              </w:rPr>
              <w:t>Add.</w:t>
            </w:r>
          </w:p>
        </w:tc>
      </w:tr>
    </w:tbl>
    <w:p w14:paraId="164A82FF" w14:textId="7C883C08" w:rsidR="427D6E31" w:rsidRPr="0073664A" w:rsidRDefault="427D6E31" w:rsidP="427D6E31">
      <w:pPr>
        <w:rPr>
          <w:rFonts w:ascii="Aptos" w:hAnsi="Aptos"/>
          <w:sz w:val="20"/>
          <w:szCs w:val="20"/>
        </w:rPr>
      </w:pPr>
    </w:p>
    <w:tbl>
      <w:tblPr>
        <w:tblStyle w:val="TableGrid"/>
        <w:tblW w:w="0" w:type="auto"/>
        <w:tblLayout w:type="fixed"/>
        <w:tblLook w:val="06A0" w:firstRow="1" w:lastRow="0" w:firstColumn="1" w:lastColumn="0" w:noHBand="1" w:noVBand="1"/>
      </w:tblPr>
      <w:tblGrid>
        <w:gridCol w:w="1155"/>
        <w:gridCol w:w="990"/>
      </w:tblGrid>
      <w:tr w:rsidR="427D6E31" w:rsidRPr="0073664A" w14:paraId="6771003A" w14:textId="77777777" w:rsidTr="427D6E31">
        <w:trPr>
          <w:trHeight w:val="300"/>
        </w:trPr>
        <w:tc>
          <w:tcPr>
            <w:tcW w:w="1155" w:type="dxa"/>
          </w:tcPr>
          <w:p w14:paraId="6F80C282" w14:textId="2E3FA406" w:rsidR="2739E3C5" w:rsidRPr="0073664A" w:rsidRDefault="2739E3C5" w:rsidP="427D6E31">
            <w:pPr>
              <w:rPr>
                <w:rFonts w:ascii="Aptos" w:hAnsi="Aptos"/>
                <w:sz w:val="20"/>
                <w:szCs w:val="20"/>
              </w:rPr>
            </w:pPr>
            <w:r w:rsidRPr="0073664A">
              <w:rPr>
                <w:rFonts w:ascii="Aptos" w:hAnsi="Aptos"/>
                <w:sz w:val="20"/>
                <w:szCs w:val="20"/>
              </w:rPr>
              <w:t>PharmID</w:t>
            </w:r>
          </w:p>
        </w:tc>
        <w:tc>
          <w:tcPr>
            <w:tcW w:w="990" w:type="dxa"/>
          </w:tcPr>
          <w:p w14:paraId="287D98D7" w14:textId="53DCF9AB" w:rsidR="2739E3C5" w:rsidRPr="0073664A" w:rsidRDefault="2739E3C5" w:rsidP="427D6E31">
            <w:pPr>
              <w:rPr>
                <w:rFonts w:ascii="Aptos" w:hAnsi="Aptos"/>
                <w:sz w:val="20"/>
                <w:szCs w:val="20"/>
              </w:rPr>
            </w:pPr>
            <w:r w:rsidRPr="0073664A">
              <w:rPr>
                <w:rFonts w:ascii="Aptos" w:hAnsi="Aptos"/>
                <w:sz w:val="20"/>
                <w:szCs w:val="20"/>
              </w:rPr>
              <w:t>Pharm</w:t>
            </w:r>
          </w:p>
          <w:p w14:paraId="6A8E564C" w14:textId="22E28F67" w:rsidR="2739E3C5" w:rsidRPr="0073664A" w:rsidRDefault="2739E3C5" w:rsidP="427D6E31">
            <w:pPr>
              <w:rPr>
                <w:rFonts w:ascii="Aptos" w:hAnsi="Aptos"/>
                <w:sz w:val="20"/>
                <w:szCs w:val="20"/>
              </w:rPr>
            </w:pPr>
            <w:r w:rsidRPr="0073664A">
              <w:rPr>
                <w:rFonts w:ascii="Aptos" w:hAnsi="Aptos"/>
                <w:sz w:val="20"/>
                <w:szCs w:val="20"/>
              </w:rPr>
              <w:t>_Lisc</w:t>
            </w:r>
          </w:p>
        </w:tc>
      </w:tr>
    </w:tbl>
    <w:p w14:paraId="556A3D36" w14:textId="0F5C07C1" w:rsidR="427D6E31" w:rsidRPr="0073664A" w:rsidRDefault="427D6E31" w:rsidP="427D6E31">
      <w:pPr>
        <w:rPr>
          <w:rFonts w:ascii="Aptos" w:hAnsi="Aptos"/>
          <w:sz w:val="20"/>
          <w:szCs w:val="20"/>
        </w:rPr>
      </w:pPr>
    </w:p>
    <w:tbl>
      <w:tblPr>
        <w:tblStyle w:val="TableGrid"/>
        <w:tblW w:w="0" w:type="auto"/>
        <w:tblLayout w:type="fixed"/>
        <w:tblLook w:val="06A0" w:firstRow="1" w:lastRow="0" w:firstColumn="1" w:lastColumn="0" w:noHBand="1" w:noVBand="1"/>
      </w:tblPr>
      <w:tblGrid>
        <w:gridCol w:w="1185"/>
        <w:gridCol w:w="885"/>
        <w:gridCol w:w="930"/>
      </w:tblGrid>
      <w:tr w:rsidR="427D6E31" w:rsidRPr="0073664A" w14:paraId="142D7671" w14:textId="77777777" w:rsidTr="427D6E31">
        <w:trPr>
          <w:trHeight w:val="300"/>
        </w:trPr>
        <w:tc>
          <w:tcPr>
            <w:tcW w:w="1185" w:type="dxa"/>
          </w:tcPr>
          <w:p w14:paraId="0D1853A6" w14:textId="65AC758A" w:rsidR="2739E3C5" w:rsidRPr="0073664A" w:rsidRDefault="2739E3C5" w:rsidP="427D6E31">
            <w:pPr>
              <w:rPr>
                <w:rFonts w:ascii="Aptos" w:hAnsi="Aptos"/>
                <w:sz w:val="20"/>
                <w:szCs w:val="20"/>
              </w:rPr>
            </w:pPr>
            <w:r w:rsidRPr="0073664A">
              <w:rPr>
                <w:rFonts w:ascii="Aptos" w:hAnsi="Aptos"/>
                <w:sz w:val="20"/>
                <w:szCs w:val="20"/>
              </w:rPr>
              <w:t>TechID</w:t>
            </w:r>
          </w:p>
        </w:tc>
        <w:tc>
          <w:tcPr>
            <w:tcW w:w="885" w:type="dxa"/>
          </w:tcPr>
          <w:p w14:paraId="7A8A0D36" w14:textId="3A6187B8" w:rsidR="2739E3C5" w:rsidRPr="0073664A" w:rsidRDefault="2739E3C5" w:rsidP="427D6E31">
            <w:pPr>
              <w:rPr>
                <w:rFonts w:ascii="Aptos" w:hAnsi="Aptos"/>
                <w:sz w:val="20"/>
                <w:szCs w:val="20"/>
              </w:rPr>
            </w:pPr>
            <w:r w:rsidRPr="0073664A">
              <w:rPr>
                <w:rFonts w:ascii="Aptos" w:hAnsi="Aptos"/>
                <w:sz w:val="20"/>
                <w:szCs w:val="20"/>
              </w:rPr>
              <w:t>Cert_</w:t>
            </w:r>
          </w:p>
          <w:p w14:paraId="5E6D4C97" w14:textId="3614B974" w:rsidR="2739E3C5" w:rsidRPr="0073664A" w:rsidRDefault="2739E3C5" w:rsidP="427D6E31">
            <w:pPr>
              <w:rPr>
                <w:rFonts w:ascii="Aptos" w:hAnsi="Aptos"/>
                <w:sz w:val="20"/>
                <w:szCs w:val="20"/>
              </w:rPr>
            </w:pPr>
            <w:r w:rsidRPr="0073664A">
              <w:rPr>
                <w:rFonts w:ascii="Aptos" w:hAnsi="Aptos"/>
                <w:sz w:val="20"/>
                <w:szCs w:val="20"/>
              </w:rPr>
              <w:t>Num</w:t>
            </w:r>
          </w:p>
        </w:tc>
        <w:tc>
          <w:tcPr>
            <w:tcW w:w="930" w:type="dxa"/>
          </w:tcPr>
          <w:p w14:paraId="5BC16DA2" w14:textId="4E7DA133" w:rsidR="2739E3C5" w:rsidRPr="0073664A" w:rsidRDefault="2739E3C5" w:rsidP="427D6E31">
            <w:pPr>
              <w:rPr>
                <w:rFonts w:ascii="Aptos" w:hAnsi="Aptos"/>
                <w:sz w:val="20"/>
                <w:szCs w:val="20"/>
              </w:rPr>
            </w:pPr>
            <w:r w:rsidRPr="0073664A">
              <w:rPr>
                <w:rFonts w:ascii="Aptos" w:hAnsi="Aptos"/>
                <w:sz w:val="20"/>
                <w:szCs w:val="20"/>
              </w:rPr>
              <w:t>Pharm</w:t>
            </w:r>
          </w:p>
          <w:p w14:paraId="03050645" w14:textId="3B945105" w:rsidR="2739E3C5" w:rsidRPr="0073664A" w:rsidRDefault="2739E3C5" w:rsidP="427D6E31">
            <w:pPr>
              <w:rPr>
                <w:rFonts w:ascii="Aptos" w:hAnsi="Aptos"/>
                <w:sz w:val="20"/>
                <w:szCs w:val="20"/>
              </w:rPr>
            </w:pPr>
            <w:r w:rsidRPr="0073664A">
              <w:rPr>
                <w:rFonts w:ascii="Aptos" w:hAnsi="Aptos"/>
                <w:sz w:val="20"/>
                <w:szCs w:val="20"/>
              </w:rPr>
              <w:t>ID</w:t>
            </w:r>
          </w:p>
        </w:tc>
      </w:tr>
    </w:tbl>
    <w:p w14:paraId="67D98278" w14:textId="7074A90F" w:rsidR="427D6E31" w:rsidRPr="0073664A" w:rsidRDefault="427D6E31" w:rsidP="427D6E31">
      <w:pPr>
        <w:rPr>
          <w:rFonts w:ascii="Aptos" w:hAnsi="Aptos"/>
          <w:sz w:val="20"/>
          <w:szCs w:val="20"/>
        </w:rPr>
      </w:pPr>
    </w:p>
    <w:tbl>
      <w:tblPr>
        <w:tblStyle w:val="TableGrid"/>
        <w:tblW w:w="0" w:type="auto"/>
        <w:tblLayout w:type="fixed"/>
        <w:tblLook w:val="06A0" w:firstRow="1" w:lastRow="0" w:firstColumn="1" w:lastColumn="0" w:noHBand="1" w:noVBand="1"/>
      </w:tblPr>
      <w:tblGrid>
        <w:gridCol w:w="1140"/>
        <w:gridCol w:w="960"/>
        <w:gridCol w:w="1020"/>
        <w:gridCol w:w="1020"/>
        <w:gridCol w:w="1020"/>
        <w:gridCol w:w="1155"/>
      </w:tblGrid>
      <w:tr w:rsidR="427D6E31" w:rsidRPr="0073664A" w14:paraId="4F872D28" w14:textId="77777777" w:rsidTr="427D6E31">
        <w:trPr>
          <w:trHeight w:val="300"/>
        </w:trPr>
        <w:tc>
          <w:tcPr>
            <w:tcW w:w="1140" w:type="dxa"/>
          </w:tcPr>
          <w:p w14:paraId="43CDE60A" w14:textId="68CB4B3B" w:rsidR="2739E3C5" w:rsidRPr="0073664A" w:rsidRDefault="2739E3C5" w:rsidP="427D6E31">
            <w:pPr>
              <w:rPr>
                <w:rFonts w:ascii="Aptos" w:hAnsi="Aptos"/>
                <w:sz w:val="20"/>
                <w:szCs w:val="20"/>
              </w:rPr>
            </w:pPr>
            <w:r w:rsidRPr="0073664A">
              <w:rPr>
                <w:rFonts w:ascii="Aptos" w:hAnsi="Aptos"/>
                <w:sz w:val="20"/>
                <w:szCs w:val="20"/>
              </w:rPr>
              <w:lastRenderedPageBreak/>
              <w:t>EmpID</w:t>
            </w:r>
          </w:p>
        </w:tc>
        <w:tc>
          <w:tcPr>
            <w:tcW w:w="960" w:type="dxa"/>
          </w:tcPr>
          <w:p w14:paraId="2CB2DA75" w14:textId="120ACD97" w:rsidR="2739E3C5" w:rsidRPr="0073664A" w:rsidRDefault="2739E3C5" w:rsidP="427D6E31">
            <w:pPr>
              <w:rPr>
                <w:rFonts w:ascii="Aptos" w:hAnsi="Aptos"/>
                <w:sz w:val="20"/>
                <w:szCs w:val="20"/>
              </w:rPr>
            </w:pPr>
            <w:r w:rsidRPr="0073664A">
              <w:rPr>
                <w:rFonts w:ascii="Aptos" w:hAnsi="Aptos"/>
                <w:sz w:val="20"/>
                <w:szCs w:val="20"/>
              </w:rPr>
              <w:t>Fname</w:t>
            </w:r>
          </w:p>
        </w:tc>
        <w:tc>
          <w:tcPr>
            <w:tcW w:w="1020" w:type="dxa"/>
          </w:tcPr>
          <w:p w14:paraId="1FBE419D" w14:textId="42F0E54D" w:rsidR="2739E3C5" w:rsidRPr="0073664A" w:rsidRDefault="2739E3C5" w:rsidP="427D6E31">
            <w:pPr>
              <w:rPr>
                <w:rFonts w:ascii="Aptos" w:hAnsi="Aptos"/>
                <w:sz w:val="20"/>
                <w:szCs w:val="20"/>
              </w:rPr>
            </w:pPr>
            <w:r w:rsidRPr="0073664A">
              <w:rPr>
                <w:rFonts w:ascii="Aptos" w:hAnsi="Aptos"/>
                <w:sz w:val="20"/>
                <w:szCs w:val="20"/>
              </w:rPr>
              <w:t>Mname</w:t>
            </w:r>
          </w:p>
        </w:tc>
        <w:tc>
          <w:tcPr>
            <w:tcW w:w="1020" w:type="dxa"/>
          </w:tcPr>
          <w:p w14:paraId="4A4EAC4E" w14:textId="31BD9FCA" w:rsidR="2739E3C5" w:rsidRPr="0073664A" w:rsidRDefault="2739E3C5" w:rsidP="427D6E31">
            <w:pPr>
              <w:rPr>
                <w:rFonts w:ascii="Aptos" w:hAnsi="Aptos"/>
                <w:sz w:val="20"/>
                <w:szCs w:val="20"/>
              </w:rPr>
            </w:pPr>
            <w:r w:rsidRPr="0073664A">
              <w:rPr>
                <w:rFonts w:ascii="Aptos" w:hAnsi="Aptos"/>
                <w:sz w:val="20"/>
                <w:szCs w:val="20"/>
              </w:rPr>
              <w:t>Lname</w:t>
            </w:r>
          </w:p>
        </w:tc>
        <w:tc>
          <w:tcPr>
            <w:tcW w:w="1020" w:type="dxa"/>
          </w:tcPr>
          <w:p w14:paraId="42E88286" w14:textId="229091A9" w:rsidR="2739E3C5" w:rsidRPr="0073664A" w:rsidRDefault="2739E3C5" w:rsidP="427D6E31">
            <w:pPr>
              <w:rPr>
                <w:rFonts w:ascii="Aptos" w:hAnsi="Aptos"/>
                <w:sz w:val="20"/>
                <w:szCs w:val="20"/>
              </w:rPr>
            </w:pPr>
            <w:r w:rsidRPr="0073664A">
              <w:rPr>
                <w:rFonts w:ascii="Aptos" w:hAnsi="Aptos"/>
                <w:sz w:val="20"/>
                <w:szCs w:val="20"/>
              </w:rPr>
              <w:t>Address</w:t>
            </w:r>
          </w:p>
        </w:tc>
        <w:tc>
          <w:tcPr>
            <w:tcW w:w="1155" w:type="dxa"/>
          </w:tcPr>
          <w:p w14:paraId="4CCE9354" w14:textId="04C298DB" w:rsidR="2739E3C5" w:rsidRPr="0073664A" w:rsidRDefault="2739E3C5" w:rsidP="427D6E31">
            <w:pPr>
              <w:rPr>
                <w:rFonts w:ascii="Aptos" w:hAnsi="Aptos"/>
                <w:sz w:val="20"/>
                <w:szCs w:val="20"/>
              </w:rPr>
            </w:pPr>
            <w:r w:rsidRPr="0073664A">
              <w:rPr>
                <w:rFonts w:ascii="Aptos" w:hAnsi="Aptos"/>
                <w:sz w:val="20"/>
                <w:szCs w:val="20"/>
              </w:rPr>
              <w:t>Phone</w:t>
            </w:r>
          </w:p>
          <w:p w14:paraId="62A422C5" w14:textId="175A87CE" w:rsidR="2739E3C5" w:rsidRPr="0073664A" w:rsidRDefault="2739E3C5" w:rsidP="427D6E31">
            <w:pPr>
              <w:rPr>
                <w:rFonts w:ascii="Aptos" w:hAnsi="Aptos"/>
                <w:sz w:val="20"/>
                <w:szCs w:val="20"/>
              </w:rPr>
            </w:pPr>
            <w:r w:rsidRPr="0073664A">
              <w:rPr>
                <w:rFonts w:ascii="Aptos" w:hAnsi="Aptos"/>
                <w:sz w:val="20"/>
                <w:szCs w:val="20"/>
              </w:rPr>
              <w:t>Number</w:t>
            </w:r>
          </w:p>
        </w:tc>
      </w:tr>
    </w:tbl>
    <w:p w14:paraId="099023B4" w14:textId="4AD472E3" w:rsidR="427D6E31" w:rsidRPr="0073664A" w:rsidRDefault="427D6E31" w:rsidP="427D6E31">
      <w:pPr>
        <w:rPr>
          <w:rFonts w:ascii="Aptos" w:hAnsi="Aptos"/>
          <w:sz w:val="20"/>
          <w:szCs w:val="20"/>
        </w:rPr>
      </w:pPr>
    </w:p>
    <w:tbl>
      <w:tblPr>
        <w:tblStyle w:val="TableGrid"/>
        <w:tblW w:w="0" w:type="auto"/>
        <w:tblLayout w:type="fixed"/>
        <w:tblLook w:val="06A0" w:firstRow="1" w:lastRow="0" w:firstColumn="1" w:lastColumn="0" w:noHBand="1" w:noVBand="1"/>
      </w:tblPr>
      <w:tblGrid>
        <w:gridCol w:w="1185"/>
        <w:gridCol w:w="885"/>
        <w:gridCol w:w="930"/>
        <w:gridCol w:w="930"/>
        <w:gridCol w:w="930"/>
      </w:tblGrid>
      <w:tr w:rsidR="427D6E31" w:rsidRPr="0073664A" w14:paraId="6940936C" w14:textId="77777777" w:rsidTr="427D6E31">
        <w:trPr>
          <w:trHeight w:val="300"/>
        </w:trPr>
        <w:tc>
          <w:tcPr>
            <w:tcW w:w="1185" w:type="dxa"/>
          </w:tcPr>
          <w:p w14:paraId="549488AB" w14:textId="6E72269D" w:rsidR="406C6A84" w:rsidRPr="0073664A" w:rsidRDefault="406C6A84" w:rsidP="427D6E31">
            <w:pPr>
              <w:rPr>
                <w:rFonts w:ascii="Aptos" w:hAnsi="Aptos"/>
                <w:sz w:val="20"/>
                <w:szCs w:val="20"/>
              </w:rPr>
            </w:pPr>
            <w:r w:rsidRPr="0073664A">
              <w:rPr>
                <w:rFonts w:ascii="Aptos" w:hAnsi="Aptos"/>
                <w:sz w:val="20"/>
                <w:szCs w:val="20"/>
              </w:rPr>
              <w:t>Doc_</w:t>
            </w:r>
          </w:p>
          <w:p w14:paraId="16C2F16A" w14:textId="42909B0F" w:rsidR="406C6A84" w:rsidRPr="0073664A" w:rsidRDefault="406C6A84" w:rsidP="427D6E31">
            <w:pPr>
              <w:rPr>
                <w:rFonts w:ascii="Aptos" w:hAnsi="Aptos"/>
                <w:sz w:val="20"/>
                <w:szCs w:val="20"/>
              </w:rPr>
            </w:pPr>
            <w:r w:rsidRPr="0073664A">
              <w:rPr>
                <w:rFonts w:ascii="Aptos" w:hAnsi="Aptos"/>
                <w:sz w:val="20"/>
                <w:szCs w:val="20"/>
              </w:rPr>
              <w:t>Lisc</w:t>
            </w:r>
          </w:p>
        </w:tc>
        <w:tc>
          <w:tcPr>
            <w:tcW w:w="885" w:type="dxa"/>
          </w:tcPr>
          <w:p w14:paraId="4F4BAAFD" w14:textId="3B20836C" w:rsidR="406C6A84" w:rsidRPr="0073664A" w:rsidRDefault="406C6A84" w:rsidP="427D6E31">
            <w:pPr>
              <w:rPr>
                <w:rFonts w:ascii="Aptos" w:hAnsi="Aptos"/>
                <w:sz w:val="20"/>
                <w:szCs w:val="20"/>
              </w:rPr>
            </w:pPr>
            <w:r w:rsidRPr="0073664A">
              <w:rPr>
                <w:rFonts w:ascii="Aptos" w:hAnsi="Aptos"/>
                <w:sz w:val="20"/>
                <w:szCs w:val="20"/>
              </w:rPr>
              <w:t>Doc_</w:t>
            </w:r>
          </w:p>
          <w:p w14:paraId="3898B5F4" w14:textId="3F99A3FE" w:rsidR="406C6A84" w:rsidRPr="0073664A" w:rsidRDefault="406C6A84" w:rsidP="427D6E31">
            <w:pPr>
              <w:rPr>
                <w:rFonts w:ascii="Aptos" w:hAnsi="Aptos"/>
                <w:sz w:val="20"/>
                <w:szCs w:val="20"/>
              </w:rPr>
            </w:pPr>
            <w:r w:rsidRPr="0073664A">
              <w:rPr>
                <w:rFonts w:ascii="Aptos" w:hAnsi="Aptos"/>
                <w:sz w:val="20"/>
                <w:szCs w:val="20"/>
              </w:rPr>
              <w:t>Spec</w:t>
            </w:r>
          </w:p>
        </w:tc>
        <w:tc>
          <w:tcPr>
            <w:tcW w:w="930" w:type="dxa"/>
          </w:tcPr>
          <w:p w14:paraId="09825014" w14:textId="7BFB8974" w:rsidR="406C6A84" w:rsidRPr="0073664A" w:rsidRDefault="406C6A84" w:rsidP="427D6E31">
            <w:pPr>
              <w:rPr>
                <w:rFonts w:ascii="Aptos" w:hAnsi="Aptos"/>
                <w:sz w:val="20"/>
                <w:szCs w:val="20"/>
              </w:rPr>
            </w:pPr>
            <w:r w:rsidRPr="0073664A">
              <w:rPr>
                <w:rFonts w:ascii="Aptos" w:hAnsi="Aptos"/>
                <w:sz w:val="20"/>
                <w:szCs w:val="20"/>
              </w:rPr>
              <w:t>Clinic_name</w:t>
            </w:r>
          </w:p>
        </w:tc>
        <w:tc>
          <w:tcPr>
            <w:tcW w:w="930" w:type="dxa"/>
          </w:tcPr>
          <w:p w14:paraId="59597053" w14:textId="3189D8F4" w:rsidR="406C6A84" w:rsidRPr="0073664A" w:rsidRDefault="406C6A84" w:rsidP="427D6E31">
            <w:pPr>
              <w:rPr>
                <w:rFonts w:ascii="Aptos" w:hAnsi="Aptos"/>
                <w:sz w:val="20"/>
                <w:szCs w:val="20"/>
              </w:rPr>
            </w:pPr>
            <w:r w:rsidRPr="0073664A">
              <w:rPr>
                <w:rFonts w:ascii="Aptos" w:hAnsi="Aptos"/>
                <w:sz w:val="20"/>
                <w:szCs w:val="20"/>
              </w:rPr>
              <w:t>Doc_</w:t>
            </w:r>
          </w:p>
          <w:p w14:paraId="638BC69A" w14:textId="23D556D1" w:rsidR="406C6A84" w:rsidRPr="0073664A" w:rsidRDefault="406C6A84" w:rsidP="427D6E31">
            <w:pPr>
              <w:rPr>
                <w:rFonts w:ascii="Aptos" w:hAnsi="Aptos"/>
                <w:sz w:val="20"/>
                <w:szCs w:val="20"/>
              </w:rPr>
            </w:pPr>
            <w:r w:rsidRPr="0073664A">
              <w:rPr>
                <w:rFonts w:ascii="Aptos" w:hAnsi="Aptos"/>
                <w:sz w:val="20"/>
                <w:szCs w:val="20"/>
              </w:rPr>
              <w:t>Name</w:t>
            </w:r>
          </w:p>
        </w:tc>
        <w:tc>
          <w:tcPr>
            <w:tcW w:w="930" w:type="dxa"/>
          </w:tcPr>
          <w:p w14:paraId="4FDC4E0B" w14:textId="46B1A0C3" w:rsidR="406C6A84" w:rsidRPr="0073664A" w:rsidRDefault="406C6A84" w:rsidP="427D6E31">
            <w:pPr>
              <w:rPr>
                <w:rFonts w:ascii="Aptos" w:hAnsi="Aptos"/>
                <w:sz w:val="20"/>
                <w:szCs w:val="20"/>
              </w:rPr>
            </w:pPr>
            <w:r w:rsidRPr="0073664A">
              <w:rPr>
                <w:rFonts w:ascii="Aptos" w:hAnsi="Aptos"/>
                <w:sz w:val="20"/>
                <w:szCs w:val="20"/>
              </w:rPr>
              <w:t>Doc_</w:t>
            </w:r>
          </w:p>
          <w:p w14:paraId="0882B65B" w14:textId="792CF3E5" w:rsidR="406C6A84" w:rsidRPr="0073664A" w:rsidRDefault="406C6A84" w:rsidP="427D6E31">
            <w:pPr>
              <w:rPr>
                <w:rFonts w:ascii="Aptos" w:hAnsi="Aptos"/>
                <w:sz w:val="20"/>
                <w:szCs w:val="20"/>
              </w:rPr>
            </w:pPr>
            <w:r w:rsidRPr="0073664A">
              <w:rPr>
                <w:rFonts w:ascii="Aptos" w:hAnsi="Aptos"/>
                <w:sz w:val="20"/>
                <w:szCs w:val="20"/>
              </w:rPr>
              <w:t>Phone</w:t>
            </w:r>
          </w:p>
        </w:tc>
      </w:tr>
    </w:tbl>
    <w:p w14:paraId="45AE0768" w14:textId="1340B114" w:rsidR="427D6E31" w:rsidRPr="0073664A" w:rsidRDefault="427D6E31" w:rsidP="427D6E31">
      <w:pPr>
        <w:rPr>
          <w:rFonts w:ascii="Aptos" w:hAnsi="Aptos"/>
          <w:sz w:val="20"/>
          <w:szCs w:val="20"/>
        </w:rPr>
      </w:pPr>
    </w:p>
    <w:tbl>
      <w:tblPr>
        <w:tblStyle w:val="TableGrid"/>
        <w:tblW w:w="0" w:type="auto"/>
        <w:tblLayout w:type="fixed"/>
        <w:tblLook w:val="06A0" w:firstRow="1" w:lastRow="0" w:firstColumn="1" w:lastColumn="0" w:noHBand="1" w:noVBand="1"/>
      </w:tblPr>
      <w:tblGrid>
        <w:gridCol w:w="1185"/>
        <w:gridCol w:w="975"/>
        <w:gridCol w:w="1095"/>
        <w:gridCol w:w="1050"/>
        <w:gridCol w:w="1050"/>
        <w:gridCol w:w="1155"/>
        <w:gridCol w:w="1155"/>
        <w:gridCol w:w="1155"/>
      </w:tblGrid>
      <w:tr w:rsidR="427D6E31" w:rsidRPr="0073664A" w14:paraId="58F330E0" w14:textId="77777777" w:rsidTr="427D6E31">
        <w:trPr>
          <w:trHeight w:val="300"/>
        </w:trPr>
        <w:tc>
          <w:tcPr>
            <w:tcW w:w="1185" w:type="dxa"/>
          </w:tcPr>
          <w:p w14:paraId="2CCFFE97" w14:textId="575C7E6C" w:rsidR="406C6A84" w:rsidRPr="0073664A" w:rsidRDefault="406C6A84" w:rsidP="427D6E31">
            <w:pPr>
              <w:rPr>
                <w:rFonts w:ascii="Aptos" w:hAnsi="Aptos"/>
                <w:sz w:val="20"/>
                <w:szCs w:val="20"/>
              </w:rPr>
            </w:pPr>
            <w:r w:rsidRPr="0073664A">
              <w:rPr>
                <w:rFonts w:ascii="Aptos" w:hAnsi="Aptos"/>
                <w:sz w:val="20"/>
                <w:szCs w:val="20"/>
              </w:rPr>
              <w:t>Cust_ID</w:t>
            </w:r>
          </w:p>
        </w:tc>
        <w:tc>
          <w:tcPr>
            <w:tcW w:w="975" w:type="dxa"/>
          </w:tcPr>
          <w:p w14:paraId="7E172EFA" w14:textId="68F9BC50" w:rsidR="406C6A84" w:rsidRPr="0073664A" w:rsidRDefault="406C6A84" w:rsidP="427D6E31">
            <w:pPr>
              <w:rPr>
                <w:rFonts w:ascii="Aptos" w:hAnsi="Aptos"/>
                <w:sz w:val="20"/>
                <w:szCs w:val="20"/>
              </w:rPr>
            </w:pPr>
            <w:r w:rsidRPr="0073664A">
              <w:rPr>
                <w:rFonts w:ascii="Aptos" w:hAnsi="Aptos"/>
                <w:sz w:val="20"/>
                <w:szCs w:val="20"/>
              </w:rPr>
              <w:t>Fname</w:t>
            </w:r>
          </w:p>
        </w:tc>
        <w:tc>
          <w:tcPr>
            <w:tcW w:w="1095" w:type="dxa"/>
          </w:tcPr>
          <w:p w14:paraId="5A7E86CC" w14:textId="28ECBB11" w:rsidR="406C6A84" w:rsidRPr="0073664A" w:rsidRDefault="406C6A84" w:rsidP="427D6E31">
            <w:pPr>
              <w:rPr>
                <w:rFonts w:ascii="Aptos" w:hAnsi="Aptos"/>
                <w:sz w:val="20"/>
                <w:szCs w:val="20"/>
              </w:rPr>
            </w:pPr>
            <w:r w:rsidRPr="0073664A">
              <w:rPr>
                <w:rFonts w:ascii="Aptos" w:hAnsi="Aptos"/>
                <w:sz w:val="20"/>
                <w:szCs w:val="20"/>
              </w:rPr>
              <w:t>Mname</w:t>
            </w:r>
          </w:p>
        </w:tc>
        <w:tc>
          <w:tcPr>
            <w:tcW w:w="1050" w:type="dxa"/>
          </w:tcPr>
          <w:p w14:paraId="53A5FC21" w14:textId="63FE6965" w:rsidR="406C6A84" w:rsidRPr="0073664A" w:rsidRDefault="406C6A84" w:rsidP="427D6E31">
            <w:pPr>
              <w:rPr>
                <w:rFonts w:ascii="Aptos" w:hAnsi="Aptos"/>
                <w:sz w:val="20"/>
                <w:szCs w:val="20"/>
              </w:rPr>
            </w:pPr>
            <w:r w:rsidRPr="0073664A">
              <w:rPr>
                <w:rFonts w:ascii="Aptos" w:hAnsi="Aptos"/>
                <w:sz w:val="20"/>
                <w:szCs w:val="20"/>
              </w:rPr>
              <w:t>Lname</w:t>
            </w:r>
          </w:p>
        </w:tc>
        <w:tc>
          <w:tcPr>
            <w:tcW w:w="1050" w:type="dxa"/>
          </w:tcPr>
          <w:p w14:paraId="0AFFDA46" w14:textId="24B2F3FC" w:rsidR="406C6A84" w:rsidRPr="0073664A" w:rsidRDefault="406C6A84" w:rsidP="427D6E31">
            <w:pPr>
              <w:rPr>
                <w:rFonts w:ascii="Aptos" w:hAnsi="Aptos"/>
                <w:sz w:val="20"/>
                <w:szCs w:val="20"/>
              </w:rPr>
            </w:pPr>
            <w:r w:rsidRPr="0073664A">
              <w:rPr>
                <w:rFonts w:ascii="Aptos" w:hAnsi="Aptos"/>
                <w:sz w:val="20"/>
                <w:szCs w:val="20"/>
              </w:rPr>
              <w:t>DoB</w:t>
            </w:r>
          </w:p>
        </w:tc>
        <w:tc>
          <w:tcPr>
            <w:tcW w:w="1155" w:type="dxa"/>
          </w:tcPr>
          <w:p w14:paraId="6DF688B8" w14:textId="47FB59D2" w:rsidR="406C6A84" w:rsidRPr="0073664A" w:rsidRDefault="406C6A84" w:rsidP="427D6E31">
            <w:pPr>
              <w:rPr>
                <w:rFonts w:ascii="Aptos" w:hAnsi="Aptos"/>
                <w:sz w:val="20"/>
                <w:szCs w:val="20"/>
              </w:rPr>
            </w:pPr>
            <w:r w:rsidRPr="0073664A">
              <w:rPr>
                <w:rFonts w:ascii="Aptos" w:hAnsi="Aptos"/>
                <w:sz w:val="20"/>
                <w:szCs w:val="20"/>
              </w:rPr>
              <w:t>Address</w:t>
            </w:r>
          </w:p>
        </w:tc>
        <w:tc>
          <w:tcPr>
            <w:tcW w:w="1155" w:type="dxa"/>
          </w:tcPr>
          <w:p w14:paraId="29E75B53" w14:textId="2AA1EFC0" w:rsidR="406C6A84" w:rsidRPr="0073664A" w:rsidRDefault="406C6A84" w:rsidP="427D6E31">
            <w:pPr>
              <w:rPr>
                <w:rFonts w:ascii="Aptos" w:hAnsi="Aptos"/>
                <w:sz w:val="20"/>
                <w:szCs w:val="20"/>
              </w:rPr>
            </w:pPr>
            <w:r w:rsidRPr="0073664A">
              <w:rPr>
                <w:rFonts w:ascii="Aptos" w:hAnsi="Aptos"/>
                <w:sz w:val="20"/>
                <w:szCs w:val="20"/>
              </w:rPr>
              <w:t>Phone</w:t>
            </w:r>
          </w:p>
          <w:p w14:paraId="0419046C" w14:textId="6D0570D3" w:rsidR="406C6A84" w:rsidRPr="0073664A" w:rsidRDefault="406C6A84" w:rsidP="427D6E31">
            <w:pPr>
              <w:rPr>
                <w:rFonts w:ascii="Aptos" w:hAnsi="Aptos"/>
                <w:sz w:val="20"/>
                <w:szCs w:val="20"/>
              </w:rPr>
            </w:pPr>
            <w:r w:rsidRPr="0073664A">
              <w:rPr>
                <w:rFonts w:ascii="Aptos" w:hAnsi="Aptos"/>
                <w:sz w:val="20"/>
                <w:szCs w:val="20"/>
              </w:rPr>
              <w:t>Number</w:t>
            </w:r>
          </w:p>
        </w:tc>
        <w:tc>
          <w:tcPr>
            <w:tcW w:w="1155" w:type="dxa"/>
          </w:tcPr>
          <w:p w14:paraId="7BFC507E" w14:textId="799CB03E" w:rsidR="406C6A84" w:rsidRPr="0073664A" w:rsidRDefault="406C6A84" w:rsidP="427D6E31">
            <w:pPr>
              <w:rPr>
                <w:rFonts w:ascii="Aptos" w:hAnsi="Aptos"/>
                <w:sz w:val="20"/>
                <w:szCs w:val="20"/>
              </w:rPr>
            </w:pPr>
            <w:r w:rsidRPr="0073664A">
              <w:rPr>
                <w:rFonts w:ascii="Aptos" w:hAnsi="Aptos"/>
                <w:sz w:val="20"/>
                <w:szCs w:val="20"/>
              </w:rPr>
              <w:t>Insurance_Num</w:t>
            </w:r>
          </w:p>
        </w:tc>
      </w:tr>
    </w:tbl>
    <w:p w14:paraId="3BC6B7FB" w14:textId="5A1AD785" w:rsidR="427D6E31" w:rsidRPr="0073664A" w:rsidRDefault="427D6E31" w:rsidP="427D6E31">
      <w:pPr>
        <w:rPr>
          <w:rFonts w:ascii="Aptos" w:hAnsi="Aptos"/>
          <w:sz w:val="20"/>
          <w:szCs w:val="20"/>
        </w:rPr>
      </w:pPr>
    </w:p>
    <w:p w14:paraId="695AF4C8" w14:textId="5EB2E662" w:rsidR="406C6A84" w:rsidRPr="0073664A" w:rsidRDefault="406C6A84" w:rsidP="427D6E31">
      <w:pPr>
        <w:rPr>
          <w:rFonts w:ascii="Aptos" w:hAnsi="Aptos"/>
          <w:sz w:val="20"/>
          <w:szCs w:val="20"/>
        </w:rPr>
      </w:pPr>
      <w:r w:rsidRPr="0073664A">
        <w:rPr>
          <w:rFonts w:ascii="Aptos" w:hAnsi="Aptos"/>
          <w:sz w:val="20"/>
          <w:szCs w:val="20"/>
        </w:rPr>
        <w:t>Third Normal Form:</w:t>
      </w:r>
    </w:p>
    <w:p w14:paraId="75976770" w14:textId="3A228C85" w:rsidR="406C6A84" w:rsidRPr="0073664A" w:rsidRDefault="406C6A84" w:rsidP="427D6E31">
      <w:pPr>
        <w:rPr>
          <w:rFonts w:ascii="Aptos" w:hAnsi="Aptos"/>
          <w:sz w:val="20"/>
          <w:szCs w:val="20"/>
        </w:rPr>
      </w:pPr>
      <w:r w:rsidRPr="4C31DB2F">
        <w:rPr>
          <w:rFonts w:ascii="Aptos" w:hAnsi="Aptos"/>
          <w:sz w:val="20"/>
          <w:szCs w:val="20"/>
        </w:rPr>
        <w:t xml:space="preserve">Here transitive dependencies based on non-prime attributes </w:t>
      </w:r>
      <w:r w:rsidR="1DD49C79" w:rsidRPr="4C31DB2F">
        <w:rPr>
          <w:rFonts w:ascii="Aptos" w:hAnsi="Aptos"/>
          <w:sz w:val="20"/>
          <w:szCs w:val="20"/>
        </w:rPr>
        <w:t>have been</w:t>
      </w:r>
      <w:r w:rsidRPr="4C31DB2F">
        <w:rPr>
          <w:rFonts w:ascii="Aptos" w:hAnsi="Aptos"/>
          <w:sz w:val="20"/>
          <w:szCs w:val="20"/>
        </w:rPr>
        <w:t xml:space="preserve"> eli</w:t>
      </w:r>
      <w:r w:rsidR="30334BE1" w:rsidRPr="4C31DB2F">
        <w:rPr>
          <w:rFonts w:ascii="Aptos" w:hAnsi="Aptos"/>
          <w:sz w:val="20"/>
          <w:szCs w:val="20"/>
        </w:rPr>
        <w:t>minated</w:t>
      </w:r>
      <w:r w:rsidRPr="4C31DB2F">
        <w:rPr>
          <w:rFonts w:ascii="Aptos" w:hAnsi="Aptos"/>
          <w:sz w:val="20"/>
          <w:szCs w:val="20"/>
        </w:rPr>
        <w:t>, meaning that it is in the third normal form.</w:t>
      </w:r>
    </w:p>
    <w:tbl>
      <w:tblPr>
        <w:tblStyle w:val="TableGrid"/>
        <w:tblW w:w="0" w:type="auto"/>
        <w:tblLayout w:type="fixed"/>
        <w:tblLook w:val="06A0" w:firstRow="1" w:lastRow="0" w:firstColumn="1" w:lastColumn="0" w:noHBand="1" w:noVBand="1"/>
      </w:tblPr>
      <w:tblGrid>
        <w:gridCol w:w="835"/>
        <w:gridCol w:w="835"/>
        <w:gridCol w:w="835"/>
        <w:gridCol w:w="835"/>
        <w:gridCol w:w="1140"/>
        <w:gridCol w:w="943"/>
        <w:gridCol w:w="1128"/>
      </w:tblGrid>
      <w:tr w:rsidR="427D6E31" w:rsidRPr="0073664A" w14:paraId="526F3DB4" w14:textId="77777777" w:rsidTr="427D6E31">
        <w:trPr>
          <w:trHeight w:val="540"/>
        </w:trPr>
        <w:tc>
          <w:tcPr>
            <w:tcW w:w="835" w:type="dxa"/>
          </w:tcPr>
          <w:p w14:paraId="1D36D07A" w14:textId="040702A2" w:rsidR="427D6E31" w:rsidRPr="0073664A" w:rsidRDefault="427D6E31" w:rsidP="427D6E31">
            <w:pPr>
              <w:rPr>
                <w:rFonts w:ascii="Aptos" w:hAnsi="Aptos"/>
                <w:sz w:val="20"/>
                <w:szCs w:val="20"/>
              </w:rPr>
            </w:pPr>
            <w:r w:rsidRPr="0073664A">
              <w:rPr>
                <w:rFonts w:ascii="Aptos" w:hAnsi="Aptos"/>
                <w:sz w:val="20"/>
                <w:szCs w:val="20"/>
              </w:rPr>
              <w:t>Pres</w:t>
            </w:r>
          </w:p>
          <w:p w14:paraId="3984756A" w14:textId="1FD2F322" w:rsidR="427D6E31" w:rsidRPr="0073664A" w:rsidRDefault="427D6E31" w:rsidP="427D6E31">
            <w:pPr>
              <w:rPr>
                <w:rFonts w:ascii="Aptos" w:hAnsi="Aptos"/>
                <w:sz w:val="20"/>
                <w:szCs w:val="20"/>
              </w:rPr>
            </w:pPr>
            <w:r w:rsidRPr="0073664A">
              <w:rPr>
                <w:rFonts w:ascii="Aptos" w:hAnsi="Aptos"/>
                <w:sz w:val="20"/>
                <w:szCs w:val="20"/>
              </w:rPr>
              <w:t>ID</w:t>
            </w:r>
          </w:p>
        </w:tc>
        <w:tc>
          <w:tcPr>
            <w:tcW w:w="835" w:type="dxa"/>
          </w:tcPr>
          <w:p w14:paraId="3B442A12" w14:textId="7C9EA1BD" w:rsidR="427D6E31" w:rsidRPr="0073664A" w:rsidRDefault="427D6E31" w:rsidP="427D6E31">
            <w:pPr>
              <w:rPr>
                <w:rFonts w:ascii="Aptos" w:hAnsi="Aptos"/>
                <w:sz w:val="20"/>
                <w:szCs w:val="20"/>
              </w:rPr>
            </w:pPr>
            <w:r w:rsidRPr="0073664A">
              <w:rPr>
                <w:rFonts w:ascii="Aptos" w:hAnsi="Aptos"/>
                <w:sz w:val="20"/>
                <w:szCs w:val="20"/>
              </w:rPr>
              <w:t>Name</w:t>
            </w:r>
          </w:p>
        </w:tc>
        <w:tc>
          <w:tcPr>
            <w:tcW w:w="835" w:type="dxa"/>
          </w:tcPr>
          <w:p w14:paraId="2949D3E0" w14:textId="502E96B6" w:rsidR="427D6E31" w:rsidRPr="0073664A" w:rsidRDefault="427D6E31" w:rsidP="427D6E31">
            <w:pPr>
              <w:rPr>
                <w:rFonts w:ascii="Aptos" w:hAnsi="Aptos"/>
                <w:sz w:val="20"/>
                <w:szCs w:val="20"/>
              </w:rPr>
            </w:pPr>
            <w:r w:rsidRPr="0073664A">
              <w:rPr>
                <w:rFonts w:ascii="Aptos" w:hAnsi="Aptos"/>
                <w:sz w:val="20"/>
                <w:szCs w:val="20"/>
              </w:rPr>
              <w:t>Price</w:t>
            </w:r>
          </w:p>
        </w:tc>
        <w:tc>
          <w:tcPr>
            <w:tcW w:w="835" w:type="dxa"/>
          </w:tcPr>
          <w:p w14:paraId="67B5C781" w14:textId="4DABEB38" w:rsidR="427D6E31" w:rsidRPr="0073664A" w:rsidRDefault="427D6E31" w:rsidP="427D6E31">
            <w:pPr>
              <w:rPr>
                <w:rFonts w:ascii="Aptos" w:hAnsi="Aptos"/>
                <w:sz w:val="20"/>
                <w:szCs w:val="20"/>
              </w:rPr>
            </w:pPr>
            <w:r w:rsidRPr="0073664A">
              <w:rPr>
                <w:rFonts w:ascii="Aptos" w:hAnsi="Aptos"/>
                <w:sz w:val="20"/>
                <w:szCs w:val="20"/>
              </w:rPr>
              <w:t xml:space="preserve">Stock </w:t>
            </w:r>
          </w:p>
        </w:tc>
        <w:tc>
          <w:tcPr>
            <w:tcW w:w="1140" w:type="dxa"/>
          </w:tcPr>
          <w:p w14:paraId="5B9C4226" w14:textId="0E419AD8" w:rsidR="427D6E31" w:rsidRPr="0073664A" w:rsidRDefault="427D6E31" w:rsidP="427D6E31">
            <w:pPr>
              <w:rPr>
                <w:rFonts w:ascii="Aptos" w:hAnsi="Aptos"/>
                <w:sz w:val="20"/>
                <w:szCs w:val="20"/>
              </w:rPr>
            </w:pPr>
            <w:r w:rsidRPr="0073664A">
              <w:rPr>
                <w:rFonts w:ascii="Aptos" w:hAnsi="Aptos"/>
                <w:sz w:val="20"/>
                <w:szCs w:val="20"/>
              </w:rPr>
              <w:t>Pharm</w:t>
            </w:r>
          </w:p>
          <w:p w14:paraId="3B05739C" w14:textId="71F0D3AC" w:rsidR="427D6E31" w:rsidRPr="0073664A" w:rsidRDefault="427D6E31" w:rsidP="427D6E31">
            <w:pPr>
              <w:rPr>
                <w:rFonts w:ascii="Aptos" w:hAnsi="Aptos"/>
                <w:sz w:val="20"/>
                <w:szCs w:val="20"/>
              </w:rPr>
            </w:pPr>
            <w:r w:rsidRPr="0073664A">
              <w:rPr>
                <w:rFonts w:ascii="Aptos" w:hAnsi="Aptos"/>
                <w:sz w:val="20"/>
                <w:szCs w:val="20"/>
              </w:rPr>
              <w:t>ID</w:t>
            </w:r>
          </w:p>
        </w:tc>
        <w:tc>
          <w:tcPr>
            <w:tcW w:w="943" w:type="dxa"/>
          </w:tcPr>
          <w:p w14:paraId="43E3570E" w14:textId="1DFB735F" w:rsidR="427D6E31" w:rsidRPr="0073664A" w:rsidRDefault="427D6E31" w:rsidP="427D6E31">
            <w:pPr>
              <w:rPr>
                <w:rFonts w:ascii="Aptos" w:hAnsi="Aptos"/>
                <w:sz w:val="20"/>
                <w:szCs w:val="20"/>
              </w:rPr>
            </w:pPr>
            <w:r w:rsidRPr="0073664A">
              <w:rPr>
                <w:rFonts w:ascii="Aptos" w:hAnsi="Aptos"/>
                <w:sz w:val="20"/>
                <w:szCs w:val="20"/>
              </w:rPr>
              <w:t>Tech</w:t>
            </w:r>
          </w:p>
          <w:p w14:paraId="091B520A" w14:textId="57E7FE76" w:rsidR="427D6E31" w:rsidRPr="0073664A" w:rsidRDefault="427D6E31" w:rsidP="427D6E31">
            <w:pPr>
              <w:rPr>
                <w:rFonts w:ascii="Aptos" w:hAnsi="Aptos"/>
                <w:sz w:val="20"/>
                <w:szCs w:val="20"/>
              </w:rPr>
            </w:pPr>
            <w:r w:rsidRPr="0073664A">
              <w:rPr>
                <w:rFonts w:ascii="Aptos" w:hAnsi="Aptos"/>
                <w:sz w:val="20"/>
                <w:szCs w:val="20"/>
              </w:rPr>
              <w:t>ID</w:t>
            </w:r>
          </w:p>
        </w:tc>
        <w:tc>
          <w:tcPr>
            <w:tcW w:w="1128" w:type="dxa"/>
          </w:tcPr>
          <w:p w14:paraId="3A2ADE84" w14:textId="2E8420EE" w:rsidR="427D6E31" w:rsidRPr="0073664A" w:rsidRDefault="427D6E31" w:rsidP="427D6E31">
            <w:pPr>
              <w:rPr>
                <w:rFonts w:ascii="Aptos" w:hAnsi="Aptos"/>
                <w:sz w:val="20"/>
                <w:szCs w:val="20"/>
              </w:rPr>
            </w:pPr>
            <w:r w:rsidRPr="0073664A">
              <w:rPr>
                <w:rFonts w:ascii="Aptos" w:hAnsi="Aptos"/>
                <w:sz w:val="20"/>
                <w:szCs w:val="20"/>
              </w:rPr>
              <w:t>Doc_</w:t>
            </w:r>
          </w:p>
          <w:p w14:paraId="1762F3FE" w14:textId="446A07E3" w:rsidR="427D6E31" w:rsidRPr="0073664A" w:rsidRDefault="427D6E31" w:rsidP="427D6E31">
            <w:pPr>
              <w:rPr>
                <w:rFonts w:ascii="Aptos" w:hAnsi="Aptos"/>
                <w:sz w:val="20"/>
                <w:szCs w:val="20"/>
              </w:rPr>
            </w:pPr>
            <w:r w:rsidRPr="0073664A">
              <w:rPr>
                <w:rFonts w:ascii="Aptos" w:hAnsi="Aptos"/>
                <w:sz w:val="20"/>
                <w:szCs w:val="20"/>
              </w:rPr>
              <w:t>Lisc</w:t>
            </w:r>
          </w:p>
        </w:tc>
      </w:tr>
    </w:tbl>
    <w:p w14:paraId="52A90901" w14:textId="594A299E" w:rsidR="427D6E31" w:rsidRPr="0073664A" w:rsidRDefault="427D6E31" w:rsidP="427D6E31">
      <w:pPr>
        <w:rPr>
          <w:rFonts w:ascii="Aptos" w:hAnsi="Aptos"/>
          <w:sz w:val="20"/>
          <w:szCs w:val="20"/>
        </w:rPr>
      </w:pPr>
    </w:p>
    <w:tbl>
      <w:tblPr>
        <w:tblStyle w:val="TableGrid"/>
        <w:tblW w:w="0" w:type="auto"/>
        <w:tblLayout w:type="fixed"/>
        <w:tblLook w:val="06A0" w:firstRow="1" w:lastRow="0" w:firstColumn="1" w:lastColumn="0" w:noHBand="1" w:noVBand="1"/>
      </w:tblPr>
      <w:tblGrid>
        <w:gridCol w:w="960"/>
        <w:gridCol w:w="960"/>
        <w:gridCol w:w="945"/>
      </w:tblGrid>
      <w:tr w:rsidR="427D6E31" w:rsidRPr="0073664A" w14:paraId="678CE17B" w14:textId="77777777" w:rsidTr="427D6E31">
        <w:trPr>
          <w:trHeight w:val="300"/>
        </w:trPr>
        <w:tc>
          <w:tcPr>
            <w:tcW w:w="960" w:type="dxa"/>
          </w:tcPr>
          <w:p w14:paraId="11DF6062" w14:textId="1234424E" w:rsidR="427D6E31" w:rsidRPr="0073664A" w:rsidRDefault="427D6E31" w:rsidP="427D6E31">
            <w:pPr>
              <w:rPr>
                <w:rFonts w:ascii="Aptos" w:hAnsi="Aptos"/>
                <w:sz w:val="20"/>
                <w:szCs w:val="20"/>
              </w:rPr>
            </w:pPr>
            <w:r w:rsidRPr="0073664A">
              <w:rPr>
                <w:rFonts w:ascii="Aptos" w:hAnsi="Aptos"/>
                <w:sz w:val="20"/>
                <w:szCs w:val="20"/>
              </w:rPr>
              <w:t>Supp_</w:t>
            </w:r>
          </w:p>
          <w:p w14:paraId="105089D8" w14:textId="5139A14B" w:rsidR="427D6E31" w:rsidRPr="0073664A" w:rsidRDefault="427D6E31" w:rsidP="427D6E31">
            <w:pPr>
              <w:rPr>
                <w:rFonts w:ascii="Aptos" w:hAnsi="Aptos"/>
                <w:sz w:val="20"/>
                <w:szCs w:val="20"/>
              </w:rPr>
            </w:pPr>
            <w:r w:rsidRPr="0073664A">
              <w:rPr>
                <w:rFonts w:ascii="Aptos" w:hAnsi="Aptos"/>
                <w:sz w:val="20"/>
                <w:szCs w:val="20"/>
              </w:rPr>
              <w:t>ID</w:t>
            </w:r>
          </w:p>
        </w:tc>
        <w:tc>
          <w:tcPr>
            <w:tcW w:w="960" w:type="dxa"/>
          </w:tcPr>
          <w:p w14:paraId="5ECA3C53" w14:textId="22BDF692" w:rsidR="427D6E31" w:rsidRPr="0073664A" w:rsidRDefault="427D6E31" w:rsidP="427D6E31">
            <w:pPr>
              <w:rPr>
                <w:rFonts w:ascii="Aptos" w:hAnsi="Aptos"/>
                <w:sz w:val="20"/>
                <w:szCs w:val="20"/>
              </w:rPr>
            </w:pPr>
            <w:r w:rsidRPr="0073664A">
              <w:rPr>
                <w:rFonts w:ascii="Aptos" w:hAnsi="Aptos"/>
                <w:sz w:val="20"/>
                <w:szCs w:val="20"/>
              </w:rPr>
              <w:t>Supp_</w:t>
            </w:r>
          </w:p>
          <w:p w14:paraId="3E4A4779" w14:textId="705457E8" w:rsidR="427D6E31" w:rsidRPr="0073664A" w:rsidRDefault="427D6E31" w:rsidP="427D6E31">
            <w:pPr>
              <w:rPr>
                <w:rFonts w:ascii="Aptos" w:hAnsi="Aptos"/>
                <w:sz w:val="20"/>
                <w:szCs w:val="20"/>
              </w:rPr>
            </w:pPr>
            <w:r w:rsidRPr="0073664A">
              <w:rPr>
                <w:rFonts w:ascii="Aptos" w:hAnsi="Aptos"/>
                <w:sz w:val="20"/>
                <w:szCs w:val="20"/>
              </w:rPr>
              <w:t>Name</w:t>
            </w:r>
          </w:p>
        </w:tc>
        <w:tc>
          <w:tcPr>
            <w:tcW w:w="945" w:type="dxa"/>
          </w:tcPr>
          <w:p w14:paraId="39B0EBCC" w14:textId="210ADF0E" w:rsidR="427D6E31" w:rsidRPr="0073664A" w:rsidRDefault="427D6E31" w:rsidP="427D6E31">
            <w:pPr>
              <w:rPr>
                <w:rFonts w:ascii="Aptos" w:hAnsi="Aptos"/>
                <w:sz w:val="20"/>
                <w:szCs w:val="20"/>
              </w:rPr>
            </w:pPr>
            <w:r w:rsidRPr="0073664A">
              <w:rPr>
                <w:rFonts w:ascii="Aptos" w:hAnsi="Aptos"/>
                <w:sz w:val="20"/>
                <w:szCs w:val="20"/>
              </w:rPr>
              <w:t>Supp_</w:t>
            </w:r>
          </w:p>
          <w:p w14:paraId="6C96BC84" w14:textId="197AA34A" w:rsidR="427D6E31" w:rsidRPr="0073664A" w:rsidRDefault="427D6E31" w:rsidP="427D6E31">
            <w:pPr>
              <w:rPr>
                <w:rFonts w:ascii="Aptos" w:hAnsi="Aptos"/>
                <w:sz w:val="20"/>
                <w:szCs w:val="20"/>
              </w:rPr>
            </w:pPr>
            <w:r w:rsidRPr="0073664A">
              <w:rPr>
                <w:rFonts w:ascii="Aptos" w:hAnsi="Aptos"/>
                <w:sz w:val="20"/>
                <w:szCs w:val="20"/>
              </w:rPr>
              <w:t>Add.</w:t>
            </w:r>
          </w:p>
        </w:tc>
      </w:tr>
    </w:tbl>
    <w:p w14:paraId="546E827E" w14:textId="7C883C08" w:rsidR="427D6E31" w:rsidRPr="0073664A" w:rsidRDefault="427D6E31" w:rsidP="427D6E31">
      <w:pPr>
        <w:rPr>
          <w:rFonts w:ascii="Aptos" w:hAnsi="Aptos"/>
          <w:sz w:val="20"/>
          <w:szCs w:val="20"/>
        </w:rPr>
      </w:pPr>
    </w:p>
    <w:tbl>
      <w:tblPr>
        <w:tblStyle w:val="TableGrid"/>
        <w:tblW w:w="0" w:type="auto"/>
        <w:tblLayout w:type="fixed"/>
        <w:tblLook w:val="06A0" w:firstRow="1" w:lastRow="0" w:firstColumn="1" w:lastColumn="0" w:noHBand="1" w:noVBand="1"/>
      </w:tblPr>
      <w:tblGrid>
        <w:gridCol w:w="1155"/>
        <w:gridCol w:w="990"/>
      </w:tblGrid>
      <w:tr w:rsidR="427D6E31" w:rsidRPr="0073664A" w14:paraId="126FE47B" w14:textId="77777777" w:rsidTr="427D6E31">
        <w:trPr>
          <w:trHeight w:val="300"/>
        </w:trPr>
        <w:tc>
          <w:tcPr>
            <w:tcW w:w="1155" w:type="dxa"/>
          </w:tcPr>
          <w:p w14:paraId="14860904" w14:textId="2E3FA406" w:rsidR="427D6E31" w:rsidRPr="0073664A" w:rsidRDefault="427D6E31" w:rsidP="427D6E31">
            <w:pPr>
              <w:rPr>
                <w:rFonts w:ascii="Aptos" w:hAnsi="Aptos"/>
                <w:sz w:val="20"/>
                <w:szCs w:val="20"/>
              </w:rPr>
            </w:pPr>
            <w:r w:rsidRPr="0073664A">
              <w:rPr>
                <w:rFonts w:ascii="Aptos" w:hAnsi="Aptos"/>
                <w:sz w:val="20"/>
                <w:szCs w:val="20"/>
              </w:rPr>
              <w:t>PharmID</w:t>
            </w:r>
          </w:p>
        </w:tc>
        <w:tc>
          <w:tcPr>
            <w:tcW w:w="990" w:type="dxa"/>
          </w:tcPr>
          <w:p w14:paraId="5D0C5199" w14:textId="53DCF9AB" w:rsidR="427D6E31" w:rsidRPr="0073664A" w:rsidRDefault="427D6E31" w:rsidP="427D6E31">
            <w:pPr>
              <w:rPr>
                <w:rFonts w:ascii="Aptos" w:hAnsi="Aptos"/>
                <w:sz w:val="20"/>
                <w:szCs w:val="20"/>
              </w:rPr>
            </w:pPr>
            <w:r w:rsidRPr="0073664A">
              <w:rPr>
                <w:rFonts w:ascii="Aptos" w:hAnsi="Aptos"/>
                <w:sz w:val="20"/>
                <w:szCs w:val="20"/>
              </w:rPr>
              <w:t>Pharm</w:t>
            </w:r>
          </w:p>
          <w:p w14:paraId="0B45837F" w14:textId="22E28F67" w:rsidR="427D6E31" w:rsidRPr="0073664A" w:rsidRDefault="427D6E31" w:rsidP="427D6E31">
            <w:pPr>
              <w:rPr>
                <w:rFonts w:ascii="Aptos" w:hAnsi="Aptos"/>
                <w:sz w:val="20"/>
                <w:szCs w:val="20"/>
              </w:rPr>
            </w:pPr>
            <w:r w:rsidRPr="0073664A">
              <w:rPr>
                <w:rFonts w:ascii="Aptos" w:hAnsi="Aptos"/>
                <w:sz w:val="20"/>
                <w:szCs w:val="20"/>
              </w:rPr>
              <w:t>_Lisc</w:t>
            </w:r>
          </w:p>
        </w:tc>
      </w:tr>
    </w:tbl>
    <w:p w14:paraId="2982FA6B" w14:textId="0F5C07C1" w:rsidR="427D6E31" w:rsidRPr="0073664A" w:rsidRDefault="427D6E31" w:rsidP="427D6E31">
      <w:pPr>
        <w:rPr>
          <w:rFonts w:ascii="Aptos" w:hAnsi="Aptos"/>
          <w:sz w:val="20"/>
          <w:szCs w:val="20"/>
        </w:rPr>
      </w:pPr>
    </w:p>
    <w:tbl>
      <w:tblPr>
        <w:tblStyle w:val="TableGrid"/>
        <w:tblW w:w="0" w:type="auto"/>
        <w:tblLayout w:type="fixed"/>
        <w:tblLook w:val="06A0" w:firstRow="1" w:lastRow="0" w:firstColumn="1" w:lastColumn="0" w:noHBand="1" w:noVBand="1"/>
      </w:tblPr>
      <w:tblGrid>
        <w:gridCol w:w="1185"/>
        <w:gridCol w:w="885"/>
        <w:gridCol w:w="930"/>
      </w:tblGrid>
      <w:tr w:rsidR="427D6E31" w:rsidRPr="0073664A" w14:paraId="48ACBD80" w14:textId="77777777" w:rsidTr="427D6E31">
        <w:trPr>
          <w:trHeight w:val="300"/>
        </w:trPr>
        <w:tc>
          <w:tcPr>
            <w:tcW w:w="1185" w:type="dxa"/>
          </w:tcPr>
          <w:p w14:paraId="4C3629AD" w14:textId="65AC758A" w:rsidR="427D6E31" w:rsidRPr="0073664A" w:rsidRDefault="427D6E31" w:rsidP="427D6E31">
            <w:pPr>
              <w:rPr>
                <w:rFonts w:ascii="Aptos" w:hAnsi="Aptos"/>
                <w:sz w:val="20"/>
                <w:szCs w:val="20"/>
              </w:rPr>
            </w:pPr>
            <w:r w:rsidRPr="0073664A">
              <w:rPr>
                <w:rFonts w:ascii="Aptos" w:hAnsi="Aptos"/>
                <w:sz w:val="20"/>
                <w:szCs w:val="20"/>
              </w:rPr>
              <w:t>TechID</w:t>
            </w:r>
          </w:p>
        </w:tc>
        <w:tc>
          <w:tcPr>
            <w:tcW w:w="885" w:type="dxa"/>
          </w:tcPr>
          <w:p w14:paraId="74DD33ED" w14:textId="3A6187B8" w:rsidR="427D6E31" w:rsidRPr="0073664A" w:rsidRDefault="427D6E31" w:rsidP="427D6E31">
            <w:pPr>
              <w:rPr>
                <w:rFonts w:ascii="Aptos" w:hAnsi="Aptos"/>
                <w:sz w:val="20"/>
                <w:szCs w:val="20"/>
              </w:rPr>
            </w:pPr>
            <w:r w:rsidRPr="0073664A">
              <w:rPr>
                <w:rFonts w:ascii="Aptos" w:hAnsi="Aptos"/>
                <w:sz w:val="20"/>
                <w:szCs w:val="20"/>
              </w:rPr>
              <w:t>Cert_</w:t>
            </w:r>
          </w:p>
          <w:p w14:paraId="1ABB825C" w14:textId="3614B974" w:rsidR="427D6E31" w:rsidRPr="0073664A" w:rsidRDefault="427D6E31" w:rsidP="427D6E31">
            <w:pPr>
              <w:rPr>
                <w:rFonts w:ascii="Aptos" w:hAnsi="Aptos"/>
                <w:sz w:val="20"/>
                <w:szCs w:val="20"/>
              </w:rPr>
            </w:pPr>
            <w:r w:rsidRPr="0073664A">
              <w:rPr>
                <w:rFonts w:ascii="Aptos" w:hAnsi="Aptos"/>
                <w:sz w:val="20"/>
                <w:szCs w:val="20"/>
              </w:rPr>
              <w:t>Num</w:t>
            </w:r>
          </w:p>
        </w:tc>
        <w:tc>
          <w:tcPr>
            <w:tcW w:w="930" w:type="dxa"/>
          </w:tcPr>
          <w:p w14:paraId="01FB268A" w14:textId="4E7DA133" w:rsidR="427D6E31" w:rsidRPr="0073664A" w:rsidRDefault="427D6E31" w:rsidP="427D6E31">
            <w:pPr>
              <w:rPr>
                <w:rFonts w:ascii="Aptos" w:hAnsi="Aptos"/>
                <w:sz w:val="20"/>
                <w:szCs w:val="20"/>
              </w:rPr>
            </w:pPr>
            <w:r w:rsidRPr="0073664A">
              <w:rPr>
                <w:rFonts w:ascii="Aptos" w:hAnsi="Aptos"/>
                <w:sz w:val="20"/>
                <w:szCs w:val="20"/>
              </w:rPr>
              <w:t>Pharm</w:t>
            </w:r>
          </w:p>
          <w:p w14:paraId="375F3883" w14:textId="3B945105" w:rsidR="427D6E31" w:rsidRPr="0073664A" w:rsidRDefault="427D6E31" w:rsidP="427D6E31">
            <w:pPr>
              <w:rPr>
                <w:rFonts w:ascii="Aptos" w:hAnsi="Aptos"/>
                <w:sz w:val="20"/>
                <w:szCs w:val="20"/>
              </w:rPr>
            </w:pPr>
            <w:r w:rsidRPr="0073664A">
              <w:rPr>
                <w:rFonts w:ascii="Aptos" w:hAnsi="Aptos"/>
                <w:sz w:val="20"/>
                <w:szCs w:val="20"/>
              </w:rPr>
              <w:t>ID</w:t>
            </w:r>
          </w:p>
        </w:tc>
      </w:tr>
    </w:tbl>
    <w:p w14:paraId="14DA80EA" w14:textId="7074A90F" w:rsidR="427D6E31" w:rsidRPr="0073664A" w:rsidRDefault="427D6E31" w:rsidP="427D6E31">
      <w:pPr>
        <w:rPr>
          <w:rFonts w:ascii="Aptos" w:hAnsi="Aptos"/>
          <w:sz w:val="20"/>
          <w:szCs w:val="20"/>
        </w:rPr>
      </w:pPr>
    </w:p>
    <w:tbl>
      <w:tblPr>
        <w:tblStyle w:val="TableGrid"/>
        <w:tblW w:w="0" w:type="auto"/>
        <w:tblLayout w:type="fixed"/>
        <w:tblLook w:val="06A0" w:firstRow="1" w:lastRow="0" w:firstColumn="1" w:lastColumn="0" w:noHBand="1" w:noVBand="1"/>
      </w:tblPr>
      <w:tblGrid>
        <w:gridCol w:w="1140"/>
        <w:gridCol w:w="960"/>
        <w:gridCol w:w="1020"/>
        <w:gridCol w:w="1020"/>
        <w:gridCol w:w="1020"/>
        <w:gridCol w:w="1155"/>
      </w:tblGrid>
      <w:tr w:rsidR="427D6E31" w:rsidRPr="0073664A" w14:paraId="425733F7" w14:textId="77777777" w:rsidTr="427D6E31">
        <w:trPr>
          <w:trHeight w:val="300"/>
        </w:trPr>
        <w:tc>
          <w:tcPr>
            <w:tcW w:w="1140" w:type="dxa"/>
          </w:tcPr>
          <w:p w14:paraId="56B0D054" w14:textId="68CB4B3B" w:rsidR="427D6E31" w:rsidRPr="0073664A" w:rsidRDefault="427D6E31" w:rsidP="427D6E31">
            <w:pPr>
              <w:rPr>
                <w:rFonts w:ascii="Aptos" w:hAnsi="Aptos"/>
                <w:sz w:val="20"/>
                <w:szCs w:val="20"/>
              </w:rPr>
            </w:pPr>
            <w:r w:rsidRPr="0073664A">
              <w:rPr>
                <w:rFonts w:ascii="Aptos" w:hAnsi="Aptos"/>
                <w:sz w:val="20"/>
                <w:szCs w:val="20"/>
              </w:rPr>
              <w:t>EmpID</w:t>
            </w:r>
          </w:p>
        </w:tc>
        <w:tc>
          <w:tcPr>
            <w:tcW w:w="960" w:type="dxa"/>
          </w:tcPr>
          <w:p w14:paraId="2545081B" w14:textId="120ACD97" w:rsidR="427D6E31" w:rsidRPr="0073664A" w:rsidRDefault="427D6E31" w:rsidP="427D6E31">
            <w:pPr>
              <w:rPr>
                <w:rFonts w:ascii="Aptos" w:hAnsi="Aptos"/>
                <w:sz w:val="20"/>
                <w:szCs w:val="20"/>
              </w:rPr>
            </w:pPr>
            <w:r w:rsidRPr="0073664A">
              <w:rPr>
                <w:rFonts w:ascii="Aptos" w:hAnsi="Aptos"/>
                <w:sz w:val="20"/>
                <w:szCs w:val="20"/>
              </w:rPr>
              <w:t>Fname</w:t>
            </w:r>
          </w:p>
        </w:tc>
        <w:tc>
          <w:tcPr>
            <w:tcW w:w="1020" w:type="dxa"/>
          </w:tcPr>
          <w:p w14:paraId="1111ECBF" w14:textId="42F0E54D" w:rsidR="427D6E31" w:rsidRPr="0073664A" w:rsidRDefault="427D6E31" w:rsidP="427D6E31">
            <w:pPr>
              <w:rPr>
                <w:rFonts w:ascii="Aptos" w:hAnsi="Aptos"/>
                <w:sz w:val="20"/>
                <w:szCs w:val="20"/>
              </w:rPr>
            </w:pPr>
            <w:r w:rsidRPr="0073664A">
              <w:rPr>
                <w:rFonts w:ascii="Aptos" w:hAnsi="Aptos"/>
                <w:sz w:val="20"/>
                <w:szCs w:val="20"/>
              </w:rPr>
              <w:t>Mname</w:t>
            </w:r>
          </w:p>
        </w:tc>
        <w:tc>
          <w:tcPr>
            <w:tcW w:w="1020" w:type="dxa"/>
          </w:tcPr>
          <w:p w14:paraId="646DE411" w14:textId="31BD9FCA" w:rsidR="427D6E31" w:rsidRPr="0073664A" w:rsidRDefault="427D6E31" w:rsidP="427D6E31">
            <w:pPr>
              <w:rPr>
                <w:rFonts w:ascii="Aptos" w:hAnsi="Aptos"/>
                <w:sz w:val="20"/>
                <w:szCs w:val="20"/>
              </w:rPr>
            </w:pPr>
            <w:r w:rsidRPr="0073664A">
              <w:rPr>
                <w:rFonts w:ascii="Aptos" w:hAnsi="Aptos"/>
                <w:sz w:val="20"/>
                <w:szCs w:val="20"/>
              </w:rPr>
              <w:t>Lname</w:t>
            </w:r>
          </w:p>
        </w:tc>
        <w:tc>
          <w:tcPr>
            <w:tcW w:w="1020" w:type="dxa"/>
          </w:tcPr>
          <w:p w14:paraId="0D9CD54C" w14:textId="229091A9" w:rsidR="427D6E31" w:rsidRPr="0073664A" w:rsidRDefault="427D6E31" w:rsidP="427D6E31">
            <w:pPr>
              <w:rPr>
                <w:rFonts w:ascii="Aptos" w:hAnsi="Aptos"/>
                <w:sz w:val="20"/>
                <w:szCs w:val="20"/>
              </w:rPr>
            </w:pPr>
            <w:r w:rsidRPr="0073664A">
              <w:rPr>
                <w:rFonts w:ascii="Aptos" w:hAnsi="Aptos"/>
                <w:sz w:val="20"/>
                <w:szCs w:val="20"/>
              </w:rPr>
              <w:t>Address</w:t>
            </w:r>
          </w:p>
        </w:tc>
        <w:tc>
          <w:tcPr>
            <w:tcW w:w="1155" w:type="dxa"/>
          </w:tcPr>
          <w:p w14:paraId="3AA05971" w14:textId="04C298DB" w:rsidR="427D6E31" w:rsidRPr="0073664A" w:rsidRDefault="427D6E31" w:rsidP="427D6E31">
            <w:pPr>
              <w:rPr>
                <w:rFonts w:ascii="Aptos" w:hAnsi="Aptos"/>
                <w:sz w:val="20"/>
                <w:szCs w:val="20"/>
              </w:rPr>
            </w:pPr>
            <w:r w:rsidRPr="0073664A">
              <w:rPr>
                <w:rFonts w:ascii="Aptos" w:hAnsi="Aptos"/>
                <w:sz w:val="20"/>
                <w:szCs w:val="20"/>
              </w:rPr>
              <w:t>Phone</w:t>
            </w:r>
          </w:p>
          <w:p w14:paraId="401933C6" w14:textId="175A87CE" w:rsidR="427D6E31" w:rsidRPr="0073664A" w:rsidRDefault="427D6E31" w:rsidP="427D6E31">
            <w:pPr>
              <w:rPr>
                <w:rFonts w:ascii="Aptos" w:hAnsi="Aptos"/>
                <w:sz w:val="20"/>
                <w:szCs w:val="20"/>
              </w:rPr>
            </w:pPr>
            <w:r w:rsidRPr="0073664A">
              <w:rPr>
                <w:rFonts w:ascii="Aptos" w:hAnsi="Aptos"/>
                <w:sz w:val="20"/>
                <w:szCs w:val="20"/>
              </w:rPr>
              <w:t>Number</w:t>
            </w:r>
          </w:p>
        </w:tc>
      </w:tr>
    </w:tbl>
    <w:p w14:paraId="55B603E7" w14:textId="4AD472E3" w:rsidR="427D6E31" w:rsidRPr="0073664A" w:rsidRDefault="427D6E31" w:rsidP="427D6E31">
      <w:pPr>
        <w:rPr>
          <w:rFonts w:ascii="Aptos" w:hAnsi="Aptos"/>
          <w:sz w:val="20"/>
          <w:szCs w:val="20"/>
        </w:rPr>
      </w:pPr>
    </w:p>
    <w:tbl>
      <w:tblPr>
        <w:tblStyle w:val="TableGrid"/>
        <w:tblW w:w="0" w:type="auto"/>
        <w:tblLayout w:type="fixed"/>
        <w:tblLook w:val="06A0" w:firstRow="1" w:lastRow="0" w:firstColumn="1" w:lastColumn="0" w:noHBand="1" w:noVBand="1"/>
      </w:tblPr>
      <w:tblGrid>
        <w:gridCol w:w="1185"/>
        <w:gridCol w:w="885"/>
        <w:gridCol w:w="930"/>
        <w:gridCol w:w="930"/>
        <w:gridCol w:w="930"/>
      </w:tblGrid>
      <w:tr w:rsidR="427D6E31" w:rsidRPr="0073664A" w14:paraId="3AB9F0F6" w14:textId="77777777" w:rsidTr="427D6E31">
        <w:trPr>
          <w:trHeight w:val="300"/>
        </w:trPr>
        <w:tc>
          <w:tcPr>
            <w:tcW w:w="1185" w:type="dxa"/>
          </w:tcPr>
          <w:p w14:paraId="08470C82" w14:textId="6E72269D" w:rsidR="427D6E31" w:rsidRPr="0073664A" w:rsidRDefault="427D6E31" w:rsidP="427D6E31">
            <w:pPr>
              <w:rPr>
                <w:rFonts w:ascii="Aptos" w:hAnsi="Aptos"/>
                <w:sz w:val="20"/>
                <w:szCs w:val="20"/>
              </w:rPr>
            </w:pPr>
            <w:r w:rsidRPr="0073664A">
              <w:rPr>
                <w:rFonts w:ascii="Aptos" w:hAnsi="Aptos"/>
                <w:sz w:val="20"/>
                <w:szCs w:val="20"/>
              </w:rPr>
              <w:t>Doc_</w:t>
            </w:r>
          </w:p>
          <w:p w14:paraId="3229B309" w14:textId="42909B0F" w:rsidR="427D6E31" w:rsidRPr="0073664A" w:rsidRDefault="427D6E31" w:rsidP="427D6E31">
            <w:pPr>
              <w:rPr>
                <w:rFonts w:ascii="Aptos" w:hAnsi="Aptos"/>
                <w:sz w:val="20"/>
                <w:szCs w:val="20"/>
              </w:rPr>
            </w:pPr>
            <w:r w:rsidRPr="0073664A">
              <w:rPr>
                <w:rFonts w:ascii="Aptos" w:hAnsi="Aptos"/>
                <w:sz w:val="20"/>
                <w:szCs w:val="20"/>
              </w:rPr>
              <w:t>Lisc</w:t>
            </w:r>
          </w:p>
        </w:tc>
        <w:tc>
          <w:tcPr>
            <w:tcW w:w="885" w:type="dxa"/>
          </w:tcPr>
          <w:p w14:paraId="6E4A263B" w14:textId="3B20836C" w:rsidR="427D6E31" w:rsidRPr="0073664A" w:rsidRDefault="427D6E31" w:rsidP="427D6E31">
            <w:pPr>
              <w:rPr>
                <w:rFonts w:ascii="Aptos" w:hAnsi="Aptos"/>
                <w:sz w:val="20"/>
                <w:szCs w:val="20"/>
              </w:rPr>
            </w:pPr>
            <w:r w:rsidRPr="0073664A">
              <w:rPr>
                <w:rFonts w:ascii="Aptos" w:hAnsi="Aptos"/>
                <w:sz w:val="20"/>
                <w:szCs w:val="20"/>
              </w:rPr>
              <w:t>Doc_</w:t>
            </w:r>
          </w:p>
          <w:p w14:paraId="3E657C07" w14:textId="3F99A3FE" w:rsidR="427D6E31" w:rsidRPr="0073664A" w:rsidRDefault="427D6E31" w:rsidP="427D6E31">
            <w:pPr>
              <w:rPr>
                <w:rFonts w:ascii="Aptos" w:hAnsi="Aptos"/>
                <w:sz w:val="20"/>
                <w:szCs w:val="20"/>
              </w:rPr>
            </w:pPr>
            <w:r w:rsidRPr="0073664A">
              <w:rPr>
                <w:rFonts w:ascii="Aptos" w:hAnsi="Aptos"/>
                <w:sz w:val="20"/>
                <w:szCs w:val="20"/>
              </w:rPr>
              <w:t>Spec</w:t>
            </w:r>
          </w:p>
        </w:tc>
        <w:tc>
          <w:tcPr>
            <w:tcW w:w="930" w:type="dxa"/>
          </w:tcPr>
          <w:p w14:paraId="41CE582A" w14:textId="7BFB8974" w:rsidR="427D6E31" w:rsidRPr="0073664A" w:rsidRDefault="427D6E31" w:rsidP="427D6E31">
            <w:pPr>
              <w:rPr>
                <w:rFonts w:ascii="Aptos" w:hAnsi="Aptos"/>
                <w:sz w:val="20"/>
                <w:szCs w:val="20"/>
              </w:rPr>
            </w:pPr>
            <w:r w:rsidRPr="0073664A">
              <w:rPr>
                <w:rFonts w:ascii="Aptos" w:hAnsi="Aptos"/>
                <w:sz w:val="20"/>
                <w:szCs w:val="20"/>
              </w:rPr>
              <w:t>Clinic_name</w:t>
            </w:r>
          </w:p>
        </w:tc>
        <w:tc>
          <w:tcPr>
            <w:tcW w:w="930" w:type="dxa"/>
          </w:tcPr>
          <w:p w14:paraId="2FD10D70" w14:textId="3189D8F4" w:rsidR="427D6E31" w:rsidRPr="0073664A" w:rsidRDefault="427D6E31" w:rsidP="427D6E31">
            <w:pPr>
              <w:rPr>
                <w:rFonts w:ascii="Aptos" w:hAnsi="Aptos"/>
                <w:sz w:val="20"/>
                <w:szCs w:val="20"/>
              </w:rPr>
            </w:pPr>
            <w:r w:rsidRPr="0073664A">
              <w:rPr>
                <w:rFonts w:ascii="Aptos" w:hAnsi="Aptos"/>
                <w:sz w:val="20"/>
                <w:szCs w:val="20"/>
              </w:rPr>
              <w:t>Doc_</w:t>
            </w:r>
          </w:p>
          <w:p w14:paraId="2CCC42D1" w14:textId="23D556D1" w:rsidR="427D6E31" w:rsidRPr="0073664A" w:rsidRDefault="427D6E31" w:rsidP="427D6E31">
            <w:pPr>
              <w:rPr>
                <w:rFonts w:ascii="Aptos" w:hAnsi="Aptos"/>
                <w:sz w:val="20"/>
                <w:szCs w:val="20"/>
              </w:rPr>
            </w:pPr>
            <w:r w:rsidRPr="0073664A">
              <w:rPr>
                <w:rFonts w:ascii="Aptos" w:hAnsi="Aptos"/>
                <w:sz w:val="20"/>
                <w:szCs w:val="20"/>
              </w:rPr>
              <w:t>Name</w:t>
            </w:r>
          </w:p>
        </w:tc>
        <w:tc>
          <w:tcPr>
            <w:tcW w:w="930" w:type="dxa"/>
          </w:tcPr>
          <w:p w14:paraId="78439A20" w14:textId="46B1A0C3" w:rsidR="427D6E31" w:rsidRPr="0073664A" w:rsidRDefault="427D6E31" w:rsidP="427D6E31">
            <w:pPr>
              <w:rPr>
                <w:rFonts w:ascii="Aptos" w:hAnsi="Aptos"/>
                <w:sz w:val="20"/>
                <w:szCs w:val="20"/>
              </w:rPr>
            </w:pPr>
            <w:r w:rsidRPr="0073664A">
              <w:rPr>
                <w:rFonts w:ascii="Aptos" w:hAnsi="Aptos"/>
                <w:sz w:val="20"/>
                <w:szCs w:val="20"/>
              </w:rPr>
              <w:t>Doc_</w:t>
            </w:r>
          </w:p>
          <w:p w14:paraId="08221A4B" w14:textId="792CF3E5" w:rsidR="427D6E31" w:rsidRPr="0073664A" w:rsidRDefault="427D6E31" w:rsidP="427D6E31">
            <w:pPr>
              <w:rPr>
                <w:rFonts w:ascii="Aptos" w:hAnsi="Aptos"/>
                <w:sz w:val="20"/>
                <w:szCs w:val="20"/>
              </w:rPr>
            </w:pPr>
            <w:r w:rsidRPr="0073664A">
              <w:rPr>
                <w:rFonts w:ascii="Aptos" w:hAnsi="Aptos"/>
                <w:sz w:val="20"/>
                <w:szCs w:val="20"/>
              </w:rPr>
              <w:t>Phone</w:t>
            </w:r>
          </w:p>
        </w:tc>
      </w:tr>
    </w:tbl>
    <w:p w14:paraId="4A9FD16E" w14:textId="1340B114" w:rsidR="427D6E31" w:rsidRPr="0073664A" w:rsidRDefault="427D6E31" w:rsidP="427D6E31">
      <w:pPr>
        <w:rPr>
          <w:rFonts w:ascii="Aptos" w:hAnsi="Aptos"/>
          <w:sz w:val="20"/>
          <w:szCs w:val="20"/>
        </w:rPr>
      </w:pPr>
    </w:p>
    <w:tbl>
      <w:tblPr>
        <w:tblStyle w:val="TableGrid"/>
        <w:tblW w:w="0" w:type="auto"/>
        <w:tblLayout w:type="fixed"/>
        <w:tblLook w:val="06A0" w:firstRow="1" w:lastRow="0" w:firstColumn="1" w:lastColumn="0" w:noHBand="1" w:noVBand="1"/>
      </w:tblPr>
      <w:tblGrid>
        <w:gridCol w:w="1185"/>
        <w:gridCol w:w="975"/>
        <w:gridCol w:w="1095"/>
        <w:gridCol w:w="1050"/>
        <w:gridCol w:w="1050"/>
        <w:gridCol w:w="1155"/>
        <w:gridCol w:w="1155"/>
        <w:gridCol w:w="1155"/>
      </w:tblGrid>
      <w:tr w:rsidR="427D6E31" w:rsidRPr="0073664A" w14:paraId="5B73A6E3" w14:textId="77777777" w:rsidTr="427D6E31">
        <w:trPr>
          <w:trHeight w:val="300"/>
        </w:trPr>
        <w:tc>
          <w:tcPr>
            <w:tcW w:w="1185" w:type="dxa"/>
          </w:tcPr>
          <w:p w14:paraId="29CCCB6D" w14:textId="575C7E6C" w:rsidR="427D6E31" w:rsidRPr="0073664A" w:rsidRDefault="427D6E31" w:rsidP="427D6E31">
            <w:pPr>
              <w:rPr>
                <w:rFonts w:ascii="Aptos" w:hAnsi="Aptos"/>
                <w:sz w:val="20"/>
                <w:szCs w:val="20"/>
              </w:rPr>
            </w:pPr>
            <w:r w:rsidRPr="0073664A">
              <w:rPr>
                <w:rFonts w:ascii="Aptos" w:hAnsi="Aptos"/>
                <w:sz w:val="20"/>
                <w:szCs w:val="20"/>
              </w:rPr>
              <w:t>Cust_ID</w:t>
            </w:r>
          </w:p>
        </w:tc>
        <w:tc>
          <w:tcPr>
            <w:tcW w:w="975" w:type="dxa"/>
          </w:tcPr>
          <w:p w14:paraId="02C18207" w14:textId="68F9BC50" w:rsidR="427D6E31" w:rsidRPr="0073664A" w:rsidRDefault="427D6E31" w:rsidP="427D6E31">
            <w:pPr>
              <w:rPr>
                <w:rFonts w:ascii="Aptos" w:hAnsi="Aptos"/>
                <w:sz w:val="20"/>
                <w:szCs w:val="20"/>
              </w:rPr>
            </w:pPr>
            <w:r w:rsidRPr="0073664A">
              <w:rPr>
                <w:rFonts w:ascii="Aptos" w:hAnsi="Aptos"/>
                <w:sz w:val="20"/>
                <w:szCs w:val="20"/>
              </w:rPr>
              <w:t>Fname</w:t>
            </w:r>
          </w:p>
        </w:tc>
        <w:tc>
          <w:tcPr>
            <w:tcW w:w="1095" w:type="dxa"/>
          </w:tcPr>
          <w:p w14:paraId="0D5744A2" w14:textId="28ECBB11" w:rsidR="427D6E31" w:rsidRPr="0073664A" w:rsidRDefault="427D6E31" w:rsidP="427D6E31">
            <w:pPr>
              <w:rPr>
                <w:rFonts w:ascii="Aptos" w:hAnsi="Aptos"/>
                <w:sz w:val="20"/>
                <w:szCs w:val="20"/>
              </w:rPr>
            </w:pPr>
            <w:r w:rsidRPr="0073664A">
              <w:rPr>
                <w:rFonts w:ascii="Aptos" w:hAnsi="Aptos"/>
                <w:sz w:val="20"/>
                <w:szCs w:val="20"/>
              </w:rPr>
              <w:t>Mname</w:t>
            </w:r>
          </w:p>
        </w:tc>
        <w:tc>
          <w:tcPr>
            <w:tcW w:w="1050" w:type="dxa"/>
          </w:tcPr>
          <w:p w14:paraId="6A8114D8" w14:textId="63FE6965" w:rsidR="427D6E31" w:rsidRPr="0073664A" w:rsidRDefault="427D6E31" w:rsidP="427D6E31">
            <w:pPr>
              <w:rPr>
                <w:rFonts w:ascii="Aptos" w:hAnsi="Aptos"/>
                <w:sz w:val="20"/>
                <w:szCs w:val="20"/>
              </w:rPr>
            </w:pPr>
            <w:r w:rsidRPr="0073664A">
              <w:rPr>
                <w:rFonts w:ascii="Aptos" w:hAnsi="Aptos"/>
                <w:sz w:val="20"/>
                <w:szCs w:val="20"/>
              </w:rPr>
              <w:t>Lname</w:t>
            </w:r>
          </w:p>
        </w:tc>
        <w:tc>
          <w:tcPr>
            <w:tcW w:w="1050" w:type="dxa"/>
          </w:tcPr>
          <w:p w14:paraId="2880D72B" w14:textId="24B2F3FC" w:rsidR="427D6E31" w:rsidRPr="0073664A" w:rsidRDefault="427D6E31" w:rsidP="427D6E31">
            <w:pPr>
              <w:rPr>
                <w:rFonts w:ascii="Aptos" w:hAnsi="Aptos"/>
                <w:sz w:val="20"/>
                <w:szCs w:val="20"/>
              </w:rPr>
            </w:pPr>
            <w:r w:rsidRPr="0073664A">
              <w:rPr>
                <w:rFonts w:ascii="Aptos" w:hAnsi="Aptos"/>
                <w:sz w:val="20"/>
                <w:szCs w:val="20"/>
              </w:rPr>
              <w:t>DoB</w:t>
            </w:r>
          </w:p>
        </w:tc>
        <w:tc>
          <w:tcPr>
            <w:tcW w:w="1155" w:type="dxa"/>
          </w:tcPr>
          <w:p w14:paraId="2F6D5984" w14:textId="47FB59D2" w:rsidR="427D6E31" w:rsidRPr="0073664A" w:rsidRDefault="427D6E31" w:rsidP="427D6E31">
            <w:pPr>
              <w:rPr>
                <w:rFonts w:ascii="Aptos" w:hAnsi="Aptos"/>
                <w:sz w:val="20"/>
                <w:szCs w:val="20"/>
              </w:rPr>
            </w:pPr>
            <w:r w:rsidRPr="0073664A">
              <w:rPr>
                <w:rFonts w:ascii="Aptos" w:hAnsi="Aptos"/>
                <w:sz w:val="20"/>
                <w:szCs w:val="20"/>
              </w:rPr>
              <w:t>Address</w:t>
            </w:r>
          </w:p>
        </w:tc>
        <w:tc>
          <w:tcPr>
            <w:tcW w:w="1155" w:type="dxa"/>
          </w:tcPr>
          <w:p w14:paraId="352D3237" w14:textId="2AA1EFC0" w:rsidR="427D6E31" w:rsidRPr="0073664A" w:rsidRDefault="427D6E31" w:rsidP="427D6E31">
            <w:pPr>
              <w:rPr>
                <w:rFonts w:ascii="Aptos" w:hAnsi="Aptos"/>
                <w:sz w:val="20"/>
                <w:szCs w:val="20"/>
              </w:rPr>
            </w:pPr>
            <w:r w:rsidRPr="0073664A">
              <w:rPr>
                <w:rFonts w:ascii="Aptos" w:hAnsi="Aptos"/>
                <w:sz w:val="20"/>
                <w:szCs w:val="20"/>
              </w:rPr>
              <w:t>Phone</w:t>
            </w:r>
          </w:p>
          <w:p w14:paraId="6F667BD6" w14:textId="6D0570D3" w:rsidR="427D6E31" w:rsidRPr="0073664A" w:rsidRDefault="427D6E31" w:rsidP="427D6E31">
            <w:pPr>
              <w:rPr>
                <w:rFonts w:ascii="Aptos" w:hAnsi="Aptos"/>
                <w:sz w:val="20"/>
                <w:szCs w:val="20"/>
              </w:rPr>
            </w:pPr>
            <w:r w:rsidRPr="0073664A">
              <w:rPr>
                <w:rFonts w:ascii="Aptos" w:hAnsi="Aptos"/>
                <w:sz w:val="20"/>
                <w:szCs w:val="20"/>
              </w:rPr>
              <w:t>Number</w:t>
            </w:r>
          </w:p>
        </w:tc>
        <w:tc>
          <w:tcPr>
            <w:tcW w:w="1155" w:type="dxa"/>
          </w:tcPr>
          <w:p w14:paraId="0A651F53" w14:textId="799CB03E" w:rsidR="427D6E31" w:rsidRPr="0073664A" w:rsidRDefault="427D6E31" w:rsidP="427D6E31">
            <w:pPr>
              <w:rPr>
                <w:rFonts w:ascii="Aptos" w:hAnsi="Aptos"/>
                <w:sz w:val="20"/>
                <w:szCs w:val="20"/>
              </w:rPr>
            </w:pPr>
            <w:r w:rsidRPr="0073664A">
              <w:rPr>
                <w:rFonts w:ascii="Aptos" w:hAnsi="Aptos"/>
                <w:sz w:val="20"/>
                <w:szCs w:val="20"/>
              </w:rPr>
              <w:t>Insurance_Num</w:t>
            </w:r>
          </w:p>
        </w:tc>
      </w:tr>
    </w:tbl>
    <w:p w14:paraId="2B787880" w14:textId="6B785B1A" w:rsidR="427D6E31" w:rsidRPr="0073664A" w:rsidRDefault="427D6E31" w:rsidP="427D6E31">
      <w:pPr>
        <w:rPr>
          <w:rFonts w:ascii="Aptos" w:hAnsi="Aptos"/>
          <w:sz w:val="20"/>
          <w:szCs w:val="20"/>
        </w:rPr>
      </w:pPr>
    </w:p>
    <w:tbl>
      <w:tblPr>
        <w:tblStyle w:val="TableGrid"/>
        <w:tblW w:w="0" w:type="auto"/>
        <w:tblLayout w:type="fixed"/>
        <w:tblLook w:val="06A0" w:firstRow="1" w:lastRow="0" w:firstColumn="1" w:lastColumn="0" w:noHBand="1" w:noVBand="1"/>
      </w:tblPr>
      <w:tblGrid>
        <w:gridCol w:w="1185"/>
        <w:gridCol w:w="990"/>
        <w:gridCol w:w="1065"/>
      </w:tblGrid>
      <w:tr w:rsidR="427D6E31" w:rsidRPr="0073664A" w14:paraId="40A62A11" w14:textId="77777777" w:rsidTr="427D6E31">
        <w:trPr>
          <w:trHeight w:val="300"/>
        </w:trPr>
        <w:tc>
          <w:tcPr>
            <w:tcW w:w="1185" w:type="dxa"/>
          </w:tcPr>
          <w:p w14:paraId="26E9660E" w14:textId="006F0C7A" w:rsidR="633B9425" w:rsidRPr="0073664A" w:rsidRDefault="633B9425" w:rsidP="427D6E31">
            <w:pPr>
              <w:rPr>
                <w:rFonts w:ascii="Aptos" w:hAnsi="Aptos"/>
                <w:sz w:val="20"/>
                <w:szCs w:val="20"/>
              </w:rPr>
            </w:pPr>
            <w:r w:rsidRPr="0073664A">
              <w:rPr>
                <w:rFonts w:ascii="Aptos" w:hAnsi="Aptos"/>
                <w:sz w:val="20"/>
                <w:szCs w:val="20"/>
              </w:rPr>
              <w:t>SuppID</w:t>
            </w:r>
          </w:p>
        </w:tc>
        <w:tc>
          <w:tcPr>
            <w:tcW w:w="990" w:type="dxa"/>
          </w:tcPr>
          <w:p w14:paraId="672BB21A" w14:textId="740F4C1C" w:rsidR="633B9425" w:rsidRPr="0073664A" w:rsidRDefault="633B9425" w:rsidP="427D6E31">
            <w:pPr>
              <w:rPr>
                <w:rFonts w:ascii="Aptos" w:hAnsi="Aptos"/>
                <w:sz w:val="20"/>
                <w:szCs w:val="20"/>
              </w:rPr>
            </w:pPr>
            <w:r w:rsidRPr="0073664A">
              <w:rPr>
                <w:rFonts w:ascii="Aptos" w:hAnsi="Aptos"/>
                <w:sz w:val="20"/>
                <w:szCs w:val="20"/>
              </w:rPr>
              <w:t>PresID</w:t>
            </w:r>
          </w:p>
        </w:tc>
        <w:tc>
          <w:tcPr>
            <w:tcW w:w="1065" w:type="dxa"/>
          </w:tcPr>
          <w:p w14:paraId="406A7F33" w14:textId="30FB85CE" w:rsidR="633B9425" w:rsidRPr="0073664A" w:rsidRDefault="633B9425" w:rsidP="427D6E31">
            <w:pPr>
              <w:rPr>
                <w:rFonts w:ascii="Aptos" w:hAnsi="Aptos"/>
                <w:sz w:val="20"/>
                <w:szCs w:val="20"/>
              </w:rPr>
            </w:pPr>
            <w:r w:rsidRPr="0073664A">
              <w:rPr>
                <w:rFonts w:ascii="Aptos" w:hAnsi="Aptos"/>
                <w:sz w:val="20"/>
                <w:szCs w:val="20"/>
              </w:rPr>
              <w:t>Count</w:t>
            </w:r>
          </w:p>
        </w:tc>
      </w:tr>
    </w:tbl>
    <w:p w14:paraId="4F8F5D1F" w14:textId="75D8CCB6" w:rsidR="427D6E31" w:rsidRPr="0073664A" w:rsidRDefault="427D6E31" w:rsidP="427D6E31">
      <w:pPr>
        <w:rPr>
          <w:rFonts w:ascii="Aptos" w:hAnsi="Aptos"/>
          <w:sz w:val="20"/>
          <w:szCs w:val="20"/>
        </w:rPr>
      </w:pPr>
    </w:p>
    <w:tbl>
      <w:tblPr>
        <w:tblStyle w:val="TableGrid"/>
        <w:tblW w:w="0" w:type="auto"/>
        <w:tblLayout w:type="fixed"/>
        <w:tblLook w:val="06A0" w:firstRow="1" w:lastRow="0" w:firstColumn="1" w:lastColumn="0" w:noHBand="1" w:noVBand="1"/>
      </w:tblPr>
      <w:tblGrid>
        <w:gridCol w:w="1185"/>
        <w:gridCol w:w="885"/>
        <w:gridCol w:w="795"/>
        <w:gridCol w:w="795"/>
      </w:tblGrid>
      <w:tr w:rsidR="427D6E31" w:rsidRPr="0073664A" w14:paraId="10F4F673" w14:textId="374933E9" w:rsidTr="65536BE6">
        <w:trPr>
          <w:trHeight w:val="300"/>
        </w:trPr>
        <w:tc>
          <w:tcPr>
            <w:tcW w:w="1185" w:type="dxa"/>
          </w:tcPr>
          <w:p w14:paraId="3778664F" w14:textId="3B45AE10" w:rsidR="633B9425" w:rsidRPr="0073664A" w:rsidRDefault="633B9425" w:rsidP="427D6E31">
            <w:pPr>
              <w:rPr>
                <w:rFonts w:ascii="Aptos" w:hAnsi="Aptos"/>
                <w:sz w:val="20"/>
                <w:szCs w:val="20"/>
              </w:rPr>
            </w:pPr>
            <w:r w:rsidRPr="0073664A">
              <w:rPr>
                <w:rFonts w:ascii="Aptos" w:hAnsi="Aptos"/>
                <w:sz w:val="20"/>
                <w:szCs w:val="20"/>
              </w:rPr>
              <w:t>CustID</w:t>
            </w:r>
          </w:p>
        </w:tc>
        <w:tc>
          <w:tcPr>
            <w:tcW w:w="885" w:type="dxa"/>
          </w:tcPr>
          <w:p w14:paraId="342389D2" w14:textId="6A11EBD8" w:rsidR="633B9425" w:rsidRPr="0073664A" w:rsidRDefault="633B9425" w:rsidP="427D6E31">
            <w:pPr>
              <w:rPr>
                <w:rFonts w:ascii="Aptos" w:hAnsi="Aptos"/>
                <w:sz w:val="20"/>
                <w:szCs w:val="20"/>
              </w:rPr>
            </w:pPr>
            <w:r w:rsidRPr="0073664A">
              <w:rPr>
                <w:rFonts w:ascii="Aptos" w:hAnsi="Aptos"/>
                <w:sz w:val="20"/>
                <w:szCs w:val="20"/>
              </w:rPr>
              <w:t>PresID</w:t>
            </w:r>
          </w:p>
        </w:tc>
        <w:tc>
          <w:tcPr>
            <w:tcW w:w="795" w:type="dxa"/>
          </w:tcPr>
          <w:p w14:paraId="6D434CC7" w14:textId="55B991F1" w:rsidR="633B9425" w:rsidRPr="0073664A" w:rsidRDefault="633B9425" w:rsidP="427D6E31">
            <w:pPr>
              <w:rPr>
                <w:rFonts w:ascii="Aptos" w:hAnsi="Aptos"/>
                <w:sz w:val="20"/>
                <w:szCs w:val="20"/>
              </w:rPr>
            </w:pPr>
            <w:r w:rsidRPr="0073664A">
              <w:rPr>
                <w:rFonts w:ascii="Aptos" w:hAnsi="Aptos"/>
                <w:sz w:val="20"/>
                <w:szCs w:val="20"/>
              </w:rPr>
              <w:t>Date</w:t>
            </w:r>
          </w:p>
        </w:tc>
        <w:tc>
          <w:tcPr>
            <w:tcW w:w="795" w:type="dxa"/>
          </w:tcPr>
          <w:p w14:paraId="71699AAD" w14:textId="647C4753" w:rsidR="633B9425" w:rsidRPr="0073664A" w:rsidRDefault="633B9425" w:rsidP="65536BE6">
            <w:pPr>
              <w:rPr>
                <w:rFonts w:ascii="Aptos" w:hAnsi="Aptos"/>
                <w:sz w:val="20"/>
                <w:szCs w:val="20"/>
              </w:rPr>
            </w:pPr>
            <w:r w:rsidRPr="0073664A">
              <w:rPr>
                <w:rFonts w:ascii="Aptos" w:hAnsi="Aptos"/>
                <w:sz w:val="20"/>
                <w:szCs w:val="20"/>
              </w:rPr>
              <w:t>Cost</w:t>
            </w:r>
          </w:p>
        </w:tc>
      </w:tr>
    </w:tbl>
    <w:p w14:paraId="43EE3545" w14:textId="208221A1" w:rsidR="2FE3F56B" w:rsidRDefault="2FE3F56B" w:rsidP="2FE3F56B">
      <w:pPr>
        <w:pStyle w:val="Heading1"/>
        <w:jc w:val="center"/>
      </w:pPr>
    </w:p>
    <w:p w14:paraId="4CB1AF11" w14:textId="117BC74E" w:rsidR="2FE3F56B" w:rsidRDefault="2FE3F56B" w:rsidP="2FE3F56B"/>
    <w:p w14:paraId="0A856EBF" w14:textId="44B19E92" w:rsidR="2FE3F56B" w:rsidRDefault="2FE3F56B" w:rsidP="2FE3F56B"/>
    <w:p w14:paraId="48F26117" w14:textId="77777777" w:rsidR="00576DE9" w:rsidRDefault="00576DE9" w:rsidP="2FE3F56B">
      <w:pPr>
        <w:pStyle w:val="Heading1"/>
        <w:jc w:val="center"/>
      </w:pPr>
      <w:bookmarkStart w:id="12" w:name="_Toc2123987886"/>
    </w:p>
    <w:p w14:paraId="47591E18" w14:textId="77777777" w:rsidR="00576DE9" w:rsidRDefault="00576DE9" w:rsidP="2FE3F56B">
      <w:pPr>
        <w:pStyle w:val="Heading1"/>
        <w:jc w:val="center"/>
      </w:pPr>
    </w:p>
    <w:p w14:paraId="40ECCF97" w14:textId="77777777" w:rsidR="00576DE9" w:rsidRPr="00576DE9" w:rsidRDefault="00576DE9" w:rsidP="00576DE9"/>
    <w:p w14:paraId="0BDDE176" w14:textId="3DF050D0" w:rsidR="0BD6CEE2" w:rsidRDefault="00025B1B" w:rsidP="2FE3F56B">
      <w:pPr>
        <w:pStyle w:val="Heading1"/>
        <w:jc w:val="center"/>
      </w:pPr>
      <w:r>
        <w:lastRenderedPageBreak/>
        <w:t>Implementation</w:t>
      </w:r>
      <w:bookmarkEnd w:id="12"/>
      <w:r>
        <w:t xml:space="preserve"> </w:t>
      </w:r>
    </w:p>
    <w:p w14:paraId="1427B9D0" w14:textId="27637D01" w:rsidR="0BD6CEE2" w:rsidRDefault="089E96A5" w:rsidP="42E0A717">
      <w:pPr>
        <w:pStyle w:val="Heading2"/>
        <w:numPr>
          <w:ilvl w:val="0"/>
          <w:numId w:val="1"/>
        </w:numPr>
      </w:pPr>
      <w:bookmarkStart w:id="13" w:name="_Toc1564268444"/>
      <w:r>
        <w:t>Database Specification</w:t>
      </w:r>
      <w:bookmarkEnd w:id="13"/>
    </w:p>
    <w:p w14:paraId="1EDE8236" w14:textId="6B406C49" w:rsidR="42E0A717" w:rsidRDefault="42E0A717" w:rsidP="42E0A717"/>
    <w:p w14:paraId="38A8137E" w14:textId="5011FCD9" w:rsidR="0BD6CEE2" w:rsidRDefault="1B29BCB4" w:rsidP="2FE3F56B">
      <w:pPr>
        <w:ind w:firstLine="720"/>
        <w:rPr>
          <w:rFonts w:ascii="Aptos" w:eastAsia="Aptos" w:hAnsi="Aptos" w:cs="Aptos"/>
          <w:sz w:val="26"/>
          <w:szCs w:val="26"/>
        </w:rPr>
      </w:pPr>
      <w:r w:rsidRPr="2FE3F56B">
        <w:rPr>
          <w:rFonts w:ascii="Aptos" w:eastAsia="Aptos" w:hAnsi="Aptos" w:cs="Aptos"/>
          <w:sz w:val="20"/>
          <w:szCs w:val="20"/>
        </w:rPr>
        <w:t>Our database</w:t>
      </w:r>
      <w:r w:rsidR="572F76F3" w:rsidRPr="2FE3F56B">
        <w:rPr>
          <w:rFonts w:ascii="Aptos" w:eastAsia="Aptos" w:hAnsi="Aptos" w:cs="Aptos"/>
          <w:sz w:val="20"/>
          <w:szCs w:val="20"/>
        </w:rPr>
        <w:t xml:space="preserve"> is written in MySQL Workbench and is managed through phpMyAdmin. Our database consists of the following tables: buys, customer, doctor, employee, pharmacist, pharmtech, prescription, supplier, and supplies.</w:t>
      </w:r>
      <w:r w:rsidR="0AACCE13" w:rsidRPr="2FE3F56B">
        <w:rPr>
          <w:rFonts w:ascii="Aptos" w:eastAsia="Aptos" w:hAnsi="Aptos" w:cs="Aptos"/>
          <w:sz w:val="20"/>
          <w:szCs w:val="20"/>
        </w:rPr>
        <w:t xml:space="preserve"> Most of the tables are entities, while the buys and supplies tables are </w:t>
      </w:r>
      <w:r w:rsidR="2127009B" w:rsidRPr="2FE3F56B">
        <w:rPr>
          <w:rFonts w:ascii="Aptos" w:eastAsia="Aptos" w:hAnsi="Aptos" w:cs="Aptos"/>
          <w:sz w:val="20"/>
          <w:szCs w:val="20"/>
        </w:rPr>
        <w:t xml:space="preserve">relations. </w:t>
      </w:r>
    </w:p>
    <w:p w14:paraId="14A9EB04" w14:textId="7830C6EF" w:rsidR="42E0A717" w:rsidRDefault="42E0A717" w:rsidP="42E0A717">
      <w:pPr>
        <w:ind w:firstLine="720"/>
      </w:pPr>
    </w:p>
    <w:p w14:paraId="6C9E772B" w14:textId="588D1841" w:rsidR="03DFAED0" w:rsidRDefault="03DFAED0" w:rsidP="42E0A717">
      <w:r>
        <w:rPr>
          <w:noProof/>
        </w:rPr>
        <w:drawing>
          <wp:inline distT="0" distB="0" distL="0" distR="0" wp14:anchorId="7FEDF458" wp14:editId="3C899EA1">
            <wp:extent cx="3145578" cy="4410878"/>
            <wp:effectExtent l="0" t="0" r="0" b="0"/>
            <wp:docPr id="1361114761" name="Picture 1361114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145578" cy="4410878"/>
                    </a:xfrm>
                    <a:prstGeom prst="rect">
                      <a:avLst/>
                    </a:prstGeom>
                  </pic:spPr>
                </pic:pic>
              </a:graphicData>
            </a:graphic>
          </wp:inline>
        </w:drawing>
      </w:r>
      <w:r>
        <w:rPr>
          <w:noProof/>
        </w:rPr>
        <w:drawing>
          <wp:inline distT="0" distB="0" distL="0" distR="0" wp14:anchorId="3628EDF5" wp14:editId="1A89D66E">
            <wp:extent cx="2649166" cy="4723084"/>
            <wp:effectExtent l="0" t="0" r="0" b="0"/>
            <wp:docPr id="286353317" name="Picture 28635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649166" cy="4723084"/>
                    </a:xfrm>
                    <a:prstGeom prst="rect">
                      <a:avLst/>
                    </a:prstGeom>
                  </pic:spPr>
                </pic:pic>
              </a:graphicData>
            </a:graphic>
          </wp:inline>
        </w:drawing>
      </w:r>
    </w:p>
    <w:p w14:paraId="643274F7" w14:textId="7CC0E040" w:rsidR="3A528301" w:rsidRDefault="3A528301" w:rsidP="42E0A717">
      <w:pPr>
        <w:rPr>
          <w:rFonts w:ascii="Aptos" w:eastAsia="Aptos" w:hAnsi="Aptos" w:cs="Aptos"/>
          <w:sz w:val="20"/>
          <w:szCs w:val="20"/>
        </w:rPr>
      </w:pPr>
      <w:r w:rsidRPr="42E0A717">
        <w:rPr>
          <w:rFonts w:ascii="Aptos" w:eastAsia="Aptos" w:hAnsi="Aptos" w:cs="Aptos"/>
          <w:b/>
          <w:bCs/>
          <w:sz w:val="20"/>
          <w:szCs w:val="20"/>
        </w:rPr>
        <w:t xml:space="preserve">MySQL Workbench Database – </w:t>
      </w:r>
      <w:r w:rsidRPr="42E0A717">
        <w:rPr>
          <w:rFonts w:ascii="Aptos" w:eastAsia="Aptos" w:hAnsi="Aptos" w:cs="Aptos"/>
          <w:sz w:val="20"/>
          <w:szCs w:val="20"/>
        </w:rPr>
        <w:t>Here is a screenshot of our SQL implementation of our tables</w:t>
      </w:r>
    </w:p>
    <w:p w14:paraId="0682BBE3" w14:textId="3346C8DB" w:rsidR="42E0A717" w:rsidRDefault="42E0A717" w:rsidP="42E0A717">
      <w:pPr>
        <w:rPr>
          <w:rFonts w:ascii="Aptos" w:eastAsia="Aptos" w:hAnsi="Aptos" w:cs="Aptos"/>
          <w:sz w:val="20"/>
          <w:szCs w:val="20"/>
        </w:rPr>
      </w:pPr>
    </w:p>
    <w:p w14:paraId="4420E995" w14:textId="3D15F275" w:rsidR="3A528301" w:rsidRDefault="3A528301" w:rsidP="2FE3F56B">
      <w:pPr>
        <w:ind w:firstLine="720"/>
        <w:rPr>
          <w:rFonts w:ascii="Aptos" w:eastAsia="Aptos" w:hAnsi="Aptos" w:cs="Aptos"/>
          <w:sz w:val="20"/>
          <w:szCs w:val="20"/>
        </w:rPr>
      </w:pPr>
      <w:r w:rsidRPr="2FE3F56B">
        <w:rPr>
          <w:rFonts w:ascii="Aptos" w:eastAsia="Aptos" w:hAnsi="Aptos" w:cs="Aptos"/>
          <w:sz w:val="20"/>
          <w:szCs w:val="20"/>
        </w:rPr>
        <w:t>To get data to populate our database, we did not use any sources such as ChatGPT or online lists of information. Instead, we populated the tables ourselves</w:t>
      </w:r>
      <w:r w:rsidR="224F7493" w:rsidRPr="2FE3F56B">
        <w:rPr>
          <w:rFonts w:ascii="Aptos" w:eastAsia="Aptos" w:hAnsi="Aptos" w:cs="Aptos"/>
          <w:sz w:val="20"/>
          <w:szCs w:val="20"/>
        </w:rPr>
        <w:t>. Our data includes random names and information made up on the spot.</w:t>
      </w:r>
      <w:r w:rsidR="08BF2391" w:rsidRPr="2FE3F56B">
        <w:rPr>
          <w:rFonts w:ascii="Aptos" w:eastAsia="Aptos" w:hAnsi="Aptos" w:cs="Aptos"/>
          <w:sz w:val="20"/>
          <w:szCs w:val="20"/>
        </w:rPr>
        <w:t xml:space="preserve"> Below are some screenshots of the data populating the customer, employee, pharmacist, and pharmtech tables.</w:t>
      </w:r>
    </w:p>
    <w:p w14:paraId="4DE132D9" w14:textId="0600DA40" w:rsidR="42E0A717" w:rsidRDefault="42E0A717" w:rsidP="42E0A717"/>
    <w:p w14:paraId="315E9E33" w14:textId="68FF5DED" w:rsidR="08BF2391" w:rsidRDefault="08BF2391" w:rsidP="42E0A717">
      <w:pPr>
        <w:rPr>
          <w:rFonts w:ascii="Aptos" w:eastAsia="Aptos" w:hAnsi="Aptos" w:cs="Aptos"/>
          <w:sz w:val="20"/>
          <w:szCs w:val="20"/>
        </w:rPr>
      </w:pPr>
      <w:r>
        <w:rPr>
          <w:noProof/>
        </w:rPr>
        <w:lastRenderedPageBreak/>
        <w:drawing>
          <wp:inline distT="0" distB="0" distL="0" distR="0" wp14:anchorId="4F0030F7" wp14:editId="72818119">
            <wp:extent cx="5943600" cy="2657475"/>
            <wp:effectExtent l="0" t="0" r="0" b="0"/>
            <wp:docPr id="1906854697" name="Picture 1906854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inline>
        </w:drawing>
      </w:r>
      <w:r w:rsidRPr="42E0A717">
        <w:rPr>
          <w:rFonts w:ascii="Aptos" w:eastAsia="Aptos" w:hAnsi="Aptos" w:cs="Aptos"/>
          <w:b/>
          <w:bCs/>
          <w:sz w:val="20"/>
          <w:szCs w:val="20"/>
        </w:rPr>
        <w:t xml:space="preserve">Customer Table – </w:t>
      </w:r>
      <w:r w:rsidRPr="42E0A717">
        <w:rPr>
          <w:rFonts w:ascii="Aptos" w:eastAsia="Aptos" w:hAnsi="Aptos" w:cs="Aptos"/>
          <w:sz w:val="20"/>
          <w:szCs w:val="20"/>
        </w:rPr>
        <w:t>Here is the data we have for customers in the customer table</w:t>
      </w:r>
    </w:p>
    <w:p w14:paraId="74B05128" w14:textId="2F1A2B0E" w:rsidR="42E0A717" w:rsidRDefault="42E0A717" w:rsidP="42E0A717"/>
    <w:p w14:paraId="0E70349D" w14:textId="46E4F381" w:rsidR="08BF2391" w:rsidRDefault="08BF2391" w:rsidP="42E0A717">
      <w:r>
        <w:rPr>
          <w:noProof/>
        </w:rPr>
        <w:drawing>
          <wp:inline distT="0" distB="0" distL="0" distR="0" wp14:anchorId="5B0F4B5C" wp14:editId="1370E5E6">
            <wp:extent cx="5943600" cy="2886075"/>
            <wp:effectExtent l="0" t="0" r="0" b="0"/>
            <wp:docPr id="316219866" name="Picture 31621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r w:rsidRPr="42E0A717">
        <w:rPr>
          <w:rFonts w:ascii="Aptos" w:eastAsia="Aptos" w:hAnsi="Aptos" w:cs="Aptos"/>
          <w:b/>
          <w:bCs/>
          <w:sz w:val="20"/>
          <w:szCs w:val="20"/>
        </w:rPr>
        <w:t xml:space="preserve">Employee Table – </w:t>
      </w:r>
      <w:r w:rsidRPr="42E0A717">
        <w:rPr>
          <w:rFonts w:ascii="Aptos" w:eastAsia="Aptos" w:hAnsi="Aptos" w:cs="Aptos"/>
          <w:sz w:val="20"/>
          <w:szCs w:val="20"/>
        </w:rPr>
        <w:t>Here is the data we have for employees in the employee table</w:t>
      </w:r>
    </w:p>
    <w:p w14:paraId="5FA6D559" w14:textId="397FAE10" w:rsidR="42E0A717" w:rsidRDefault="42E0A717" w:rsidP="42E0A717"/>
    <w:p w14:paraId="3EAF48F1" w14:textId="7CF6FA71" w:rsidR="42E0A717" w:rsidRDefault="42E0A717" w:rsidP="42E0A717"/>
    <w:p w14:paraId="157B141D" w14:textId="7652AF40" w:rsidR="08BF2391" w:rsidRDefault="08BF2391" w:rsidP="42E0A717">
      <w:r>
        <w:rPr>
          <w:noProof/>
        </w:rPr>
        <w:lastRenderedPageBreak/>
        <w:drawing>
          <wp:inline distT="0" distB="0" distL="0" distR="0" wp14:anchorId="5095EDB8" wp14:editId="17CCEE00">
            <wp:extent cx="5943600" cy="2762250"/>
            <wp:effectExtent l="0" t="0" r="0" b="0"/>
            <wp:docPr id="863361820" name="Picture 86336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r w:rsidRPr="42E0A717">
        <w:rPr>
          <w:rFonts w:ascii="Aptos" w:eastAsia="Aptos" w:hAnsi="Aptos" w:cs="Aptos"/>
          <w:b/>
          <w:bCs/>
          <w:sz w:val="20"/>
          <w:szCs w:val="20"/>
        </w:rPr>
        <w:t xml:space="preserve">Pharmtech Table – </w:t>
      </w:r>
      <w:r w:rsidRPr="42E0A717">
        <w:rPr>
          <w:rFonts w:ascii="Aptos" w:eastAsia="Aptos" w:hAnsi="Aptos" w:cs="Aptos"/>
          <w:sz w:val="20"/>
          <w:szCs w:val="20"/>
        </w:rPr>
        <w:t>Here is the data we have for pharmtechs in the pharmtech table.</w:t>
      </w:r>
    </w:p>
    <w:p w14:paraId="044291EB" w14:textId="6A998A35" w:rsidR="42E0A717" w:rsidRDefault="42E0A717" w:rsidP="42E0A717"/>
    <w:p w14:paraId="7CC2801B" w14:textId="26CEA90B" w:rsidR="08BF2391" w:rsidRDefault="08BF2391" w:rsidP="42E0A717">
      <w:pPr>
        <w:rPr>
          <w:rFonts w:ascii="Aptos" w:eastAsia="Aptos" w:hAnsi="Aptos" w:cs="Aptos"/>
          <w:sz w:val="20"/>
          <w:szCs w:val="20"/>
        </w:rPr>
      </w:pPr>
      <w:r>
        <w:rPr>
          <w:noProof/>
        </w:rPr>
        <w:drawing>
          <wp:inline distT="0" distB="0" distL="0" distR="0" wp14:anchorId="64627073" wp14:editId="663F1593">
            <wp:extent cx="5943600" cy="3257550"/>
            <wp:effectExtent l="0" t="0" r="0" b="0"/>
            <wp:docPr id="35621161" name="Picture 3562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r w:rsidRPr="42E0A717">
        <w:rPr>
          <w:rFonts w:ascii="Aptos" w:eastAsia="Aptos" w:hAnsi="Aptos" w:cs="Aptos"/>
          <w:b/>
          <w:bCs/>
          <w:sz w:val="20"/>
          <w:szCs w:val="20"/>
        </w:rPr>
        <w:t xml:space="preserve">Pharmacist Table – </w:t>
      </w:r>
      <w:r w:rsidRPr="42E0A717">
        <w:rPr>
          <w:rFonts w:ascii="Aptos" w:eastAsia="Aptos" w:hAnsi="Aptos" w:cs="Aptos"/>
          <w:sz w:val="20"/>
          <w:szCs w:val="20"/>
        </w:rPr>
        <w:t>Here is the data we have for pharmacists in the pharmacist table</w:t>
      </w:r>
    </w:p>
    <w:p w14:paraId="666D36B8" w14:textId="78C63F4D" w:rsidR="42E0A717" w:rsidRDefault="42E0A717" w:rsidP="42E0A717">
      <w:pPr>
        <w:ind w:firstLine="720"/>
      </w:pPr>
    </w:p>
    <w:p w14:paraId="1894AC65" w14:textId="7A6C3982" w:rsidR="42E0A717" w:rsidRDefault="42E0A717" w:rsidP="42E0A717">
      <w:pPr>
        <w:ind w:firstLine="720"/>
      </w:pPr>
    </w:p>
    <w:p w14:paraId="4B8462CE" w14:textId="1538F2F1" w:rsidR="42E0A717" w:rsidRDefault="42E0A717" w:rsidP="42E0A717">
      <w:pPr>
        <w:ind w:firstLine="720"/>
      </w:pPr>
    </w:p>
    <w:p w14:paraId="07547929" w14:textId="036EDAB6" w:rsidR="42E0A717" w:rsidRDefault="42E0A717" w:rsidP="42E0A717">
      <w:pPr>
        <w:ind w:firstLine="720"/>
      </w:pPr>
    </w:p>
    <w:p w14:paraId="6E0AAE29" w14:textId="24B340D2" w:rsidR="42E0A717" w:rsidRDefault="42E0A717" w:rsidP="42E0A717">
      <w:pPr>
        <w:ind w:firstLine="720"/>
      </w:pPr>
    </w:p>
    <w:p w14:paraId="37DCC40D" w14:textId="41150744" w:rsidR="42E0A717" w:rsidRDefault="42E0A717" w:rsidP="42E0A717">
      <w:pPr>
        <w:ind w:firstLine="720"/>
      </w:pPr>
    </w:p>
    <w:p w14:paraId="03E18E6D" w14:textId="77735EDB" w:rsidR="0BD6CEE2" w:rsidRDefault="7277A594" w:rsidP="42E0A717">
      <w:pPr>
        <w:pStyle w:val="Heading2"/>
        <w:numPr>
          <w:ilvl w:val="0"/>
          <w:numId w:val="1"/>
        </w:numPr>
      </w:pPr>
      <w:bookmarkStart w:id="14" w:name="_Toc229164340"/>
      <w:r>
        <w:t>Interface Specification</w:t>
      </w:r>
      <w:bookmarkEnd w:id="14"/>
    </w:p>
    <w:p w14:paraId="291E1C1F" w14:textId="2C19CFAD" w:rsidR="6B873CBE" w:rsidRDefault="6B873CBE" w:rsidP="6B873CBE"/>
    <w:p w14:paraId="394B26DC" w14:textId="2EA44BB0" w:rsidR="0BD6CEE2" w:rsidRDefault="7277A594" w:rsidP="42E0A717">
      <w:pPr>
        <w:ind w:firstLine="720"/>
        <w:rPr>
          <w:rFonts w:ascii="Aptos" w:eastAsia="Aptos" w:hAnsi="Aptos" w:cs="Aptos"/>
          <w:sz w:val="20"/>
          <w:szCs w:val="20"/>
        </w:rPr>
      </w:pPr>
      <w:r w:rsidRPr="2FE3F56B">
        <w:rPr>
          <w:rFonts w:ascii="Aptos" w:eastAsia="Aptos" w:hAnsi="Aptos" w:cs="Aptos"/>
          <w:sz w:val="20"/>
          <w:szCs w:val="20"/>
        </w:rPr>
        <w:lastRenderedPageBreak/>
        <w:t xml:space="preserve">Our team decided to go with a </w:t>
      </w:r>
      <w:r w:rsidR="1D5A969B" w:rsidRPr="2FE3F56B">
        <w:rPr>
          <w:rFonts w:ascii="Aptos" w:eastAsia="Aptos" w:hAnsi="Aptos" w:cs="Aptos"/>
          <w:sz w:val="20"/>
          <w:szCs w:val="20"/>
        </w:rPr>
        <w:t>web-based</w:t>
      </w:r>
      <w:r w:rsidRPr="2FE3F56B">
        <w:rPr>
          <w:rFonts w:ascii="Aptos" w:eastAsia="Aptos" w:hAnsi="Aptos" w:cs="Aptos"/>
          <w:sz w:val="20"/>
          <w:szCs w:val="20"/>
        </w:rPr>
        <w:t xml:space="preserve"> interface written in HTML and CSS. </w:t>
      </w:r>
      <w:r w:rsidR="4118DF97" w:rsidRPr="2FE3F56B">
        <w:rPr>
          <w:rFonts w:ascii="Aptos" w:eastAsia="Aptos" w:hAnsi="Aptos" w:cs="Aptos"/>
          <w:sz w:val="20"/>
          <w:szCs w:val="20"/>
        </w:rPr>
        <w:t xml:space="preserve">A web-based approach will allow for easier </w:t>
      </w:r>
      <w:r w:rsidR="593881AF" w:rsidRPr="2FE3F56B">
        <w:rPr>
          <w:rFonts w:ascii="Aptos" w:eastAsia="Aptos" w:hAnsi="Aptos" w:cs="Aptos"/>
          <w:sz w:val="20"/>
          <w:szCs w:val="20"/>
        </w:rPr>
        <w:t>changes to be mad</w:t>
      </w:r>
      <w:r w:rsidR="0F8275E3" w:rsidRPr="2FE3F56B">
        <w:rPr>
          <w:rFonts w:ascii="Aptos" w:eastAsia="Aptos" w:hAnsi="Aptos" w:cs="Aptos"/>
          <w:sz w:val="20"/>
          <w:szCs w:val="20"/>
        </w:rPr>
        <w:t>e if necessary. Furthermore, a web interface will be more familiar among users and should be easier to navig</w:t>
      </w:r>
      <w:r w:rsidR="13B86E50" w:rsidRPr="2FE3F56B">
        <w:rPr>
          <w:rFonts w:ascii="Aptos" w:eastAsia="Aptos" w:hAnsi="Aptos" w:cs="Aptos"/>
          <w:sz w:val="20"/>
          <w:szCs w:val="20"/>
        </w:rPr>
        <w:t>ate and learn</w:t>
      </w:r>
      <w:r w:rsidR="593881AF" w:rsidRPr="2FE3F56B">
        <w:rPr>
          <w:rFonts w:ascii="Aptos" w:eastAsia="Aptos" w:hAnsi="Aptos" w:cs="Aptos"/>
          <w:sz w:val="20"/>
          <w:szCs w:val="20"/>
        </w:rPr>
        <w:t xml:space="preserve">. </w:t>
      </w:r>
      <w:r w:rsidRPr="2FE3F56B">
        <w:rPr>
          <w:rFonts w:ascii="Aptos" w:eastAsia="Aptos" w:hAnsi="Aptos" w:cs="Aptos"/>
          <w:sz w:val="20"/>
          <w:szCs w:val="20"/>
        </w:rPr>
        <w:t xml:space="preserve">The interface makes use of PHP and </w:t>
      </w:r>
      <w:r w:rsidR="58A269E5" w:rsidRPr="2FE3F56B">
        <w:rPr>
          <w:rFonts w:ascii="Aptos" w:eastAsia="Aptos" w:hAnsi="Aptos" w:cs="Aptos"/>
          <w:sz w:val="20"/>
          <w:szCs w:val="20"/>
        </w:rPr>
        <w:t>PhpMyAdmin to search and insert information into the datab</w:t>
      </w:r>
      <w:r w:rsidR="33BA5475" w:rsidRPr="2FE3F56B">
        <w:rPr>
          <w:rFonts w:ascii="Aptos" w:eastAsia="Aptos" w:hAnsi="Aptos" w:cs="Aptos"/>
          <w:sz w:val="20"/>
          <w:szCs w:val="20"/>
        </w:rPr>
        <w:t xml:space="preserve">ase. </w:t>
      </w:r>
      <w:r w:rsidR="5BA82E10" w:rsidRPr="2FE3F56B">
        <w:rPr>
          <w:rFonts w:ascii="Aptos" w:eastAsia="Aptos" w:hAnsi="Aptos" w:cs="Aptos"/>
          <w:sz w:val="20"/>
          <w:szCs w:val="20"/>
        </w:rPr>
        <w:t xml:space="preserve">The interface has </w:t>
      </w:r>
      <w:r w:rsidR="40089A51" w:rsidRPr="2FE3F56B">
        <w:rPr>
          <w:rFonts w:ascii="Aptos" w:eastAsia="Aptos" w:hAnsi="Aptos" w:cs="Aptos"/>
          <w:sz w:val="20"/>
          <w:szCs w:val="20"/>
        </w:rPr>
        <w:t>a straightforward design</w:t>
      </w:r>
      <w:r w:rsidR="5BA82E10" w:rsidRPr="2FE3F56B">
        <w:rPr>
          <w:rFonts w:ascii="Aptos" w:eastAsia="Aptos" w:hAnsi="Aptos" w:cs="Aptos"/>
          <w:sz w:val="20"/>
          <w:szCs w:val="20"/>
        </w:rPr>
        <w:t>, with main sections displayed in the center and a navbar that will direct the user to each section. Each section contains a search functionality and an insert functionality. The search functionality us</w:t>
      </w:r>
      <w:r w:rsidR="1212871F" w:rsidRPr="2FE3F56B">
        <w:rPr>
          <w:rFonts w:ascii="Aptos" w:eastAsia="Aptos" w:hAnsi="Aptos" w:cs="Aptos"/>
          <w:sz w:val="20"/>
          <w:szCs w:val="20"/>
        </w:rPr>
        <w:t xml:space="preserve">es PHP to submit a search query to the database while the insert functionality uses insert queries. </w:t>
      </w:r>
    </w:p>
    <w:p w14:paraId="66FED486" w14:textId="27D6F51F" w:rsidR="65B7E94C" w:rsidRDefault="65B7E94C" w:rsidP="42E0A717">
      <w:pPr>
        <w:rPr>
          <w:rFonts w:ascii="Aptos" w:eastAsia="Aptos" w:hAnsi="Aptos" w:cs="Aptos"/>
          <w:sz w:val="20"/>
          <w:szCs w:val="20"/>
        </w:rPr>
      </w:pPr>
    </w:p>
    <w:p w14:paraId="0FFAFF08" w14:textId="1BDB21DD" w:rsidR="65B7E94C" w:rsidRDefault="2E6BB239" w:rsidP="42E0A717">
      <w:pPr>
        <w:rPr>
          <w:rFonts w:ascii="Aptos" w:eastAsia="Aptos" w:hAnsi="Aptos" w:cs="Aptos"/>
          <w:sz w:val="20"/>
          <w:szCs w:val="20"/>
        </w:rPr>
      </w:pPr>
      <w:r>
        <w:rPr>
          <w:noProof/>
        </w:rPr>
        <w:drawing>
          <wp:inline distT="0" distB="0" distL="0" distR="0" wp14:anchorId="620679F6" wp14:editId="17A2AFC4">
            <wp:extent cx="5943600" cy="2066925"/>
            <wp:effectExtent l="0" t="0" r="0" b="0"/>
            <wp:docPr id="978520281" name="Picture 97852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r w:rsidRPr="42E0A717">
        <w:rPr>
          <w:rFonts w:ascii="Aptos" w:eastAsia="Aptos" w:hAnsi="Aptos" w:cs="Aptos"/>
          <w:b/>
          <w:bCs/>
          <w:sz w:val="20"/>
          <w:szCs w:val="20"/>
        </w:rPr>
        <w:t xml:space="preserve">PHP for Inserting Customer Data – </w:t>
      </w:r>
      <w:r w:rsidRPr="42E0A717">
        <w:rPr>
          <w:rFonts w:ascii="Aptos" w:eastAsia="Aptos" w:hAnsi="Aptos" w:cs="Aptos"/>
          <w:sz w:val="20"/>
          <w:szCs w:val="20"/>
        </w:rPr>
        <w:t xml:space="preserve">Here is a snippet of the </w:t>
      </w:r>
      <w:r w:rsidR="6A3083D0" w:rsidRPr="42E0A717">
        <w:rPr>
          <w:rFonts w:ascii="Aptos" w:eastAsia="Aptos" w:hAnsi="Aptos" w:cs="Aptos"/>
          <w:sz w:val="20"/>
          <w:szCs w:val="20"/>
        </w:rPr>
        <w:t>PHP</w:t>
      </w:r>
      <w:r w:rsidRPr="42E0A717">
        <w:rPr>
          <w:rFonts w:ascii="Aptos" w:eastAsia="Aptos" w:hAnsi="Aptos" w:cs="Aptos"/>
          <w:sz w:val="20"/>
          <w:szCs w:val="20"/>
        </w:rPr>
        <w:t xml:space="preserve"> file that deals with the insert query for inserting customer data into the customer table. It grabs the data from the HTML inputs and populates the </w:t>
      </w:r>
      <w:r w:rsidR="107C9A3A" w:rsidRPr="42E0A717">
        <w:rPr>
          <w:rFonts w:ascii="Aptos" w:eastAsia="Aptos" w:hAnsi="Aptos" w:cs="Aptos"/>
          <w:sz w:val="20"/>
          <w:szCs w:val="20"/>
        </w:rPr>
        <w:t xml:space="preserve">INSERT query. </w:t>
      </w:r>
    </w:p>
    <w:p w14:paraId="0587DABF" w14:textId="73A45AD2" w:rsidR="65B7E94C" w:rsidRDefault="2E6BB239" w:rsidP="42E0A717">
      <w:pPr>
        <w:rPr>
          <w:rFonts w:ascii="Aptos" w:eastAsia="Aptos" w:hAnsi="Aptos" w:cs="Aptos"/>
          <w:sz w:val="20"/>
          <w:szCs w:val="20"/>
        </w:rPr>
      </w:pPr>
      <w:r>
        <w:rPr>
          <w:noProof/>
        </w:rPr>
        <w:lastRenderedPageBreak/>
        <w:drawing>
          <wp:inline distT="0" distB="0" distL="0" distR="0" wp14:anchorId="5E4C1E4F" wp14:editId="1D210AA9">
            <wp:extent cx="5943600" cy="5086350"/>
            <wp:effectExtent l="0" t="0" r="0" b="0"/>
            <wp:docPr id="1986221023" name="Picture 198622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086350"/>
                    </a:xfrm>
                    <a:prstGeom prst="rect">
                      <a:avLst/>
                    </a:prstGeom>
                  </pic:spPr>
                </pic:pic>
              </a:graphicData>
            </a:graphic>
          </wp:inline>
        </w:drawing>
      </w:r>
      <w:r w:rsidR="3F6CB894" w:rsidRPr="42E0A717">
        <w:rPr>
          <w:rFonts w:ascii="Aptos" w:eastAsia="Aptos" w:hAnsi="Aptos" w:cs="Aptos"/>
          <w:b/>
          <w:bCs/>
          <w:sz w:val="20"/>
          <w:szCs w:val="20"/>
        </w:rPr>
        <w:t xml:space="preserve">PHP for Selecting Customer Data – </w:t>
      </w:r>
      <w:r w:rsidR="3F6CB894" w:rsidRPr="42E0A717">
        <w:rPr>
          <w:rFonts w:ascii="Aptos" w:eastAsia="Aptos" w:hAnsi="Aptos" w:cs="Aptos"/>
          <w:sz w:val="20"/>
          <w:szCs w:val="20"/>
        </w:rPr>
        <w:t xml:space="preserve">Here is a snippet of the PHP file that deals with the select query for selecting customer data from the customer table. It grabs the data from the HTML inputs and uses these </w:t>
      </w:r>
      <w:r w:rsidR="298E83F4" w:rsidRPr="42E0A717">
        <w:rPr>
          <w:rFonts w:ascii="Aptos" w:eastAsia="Aptos" w:hAnsi="Aptos" w:cs="Aptos"/>
          <w:sz w:val="20"/>
          <w:szCs w:val="20"/>
        </w:rPr>
        <w:t xml:space="preserve">to search. </w:t>
      </w:r>
    </w:p>
    <w:p w14:paraId="0095AA1B" w14:textId="4626A8EE" w:rsidR="65B7E94C" w:rsidRDefault="2E6BB239" w:rsidP="42E0A717">
      <w:pPr>
        <w:rPr>
          <w:rFonts w:ascii="Aptos" w:eastAsia="Aptos" w:hAnsi="Aptos" w:cs="Aptos"/>
          <w:sz w:val="20"/>
          <w:szCs w:val="20"/>
        </w:rPr>
      </w:pPr>
      <w:r>
        <w:rPr>
          <w:noProof/>
        </w:rPr>
        <w:lastRenderedPageBreak/>
        <w:drawing>
          <wp:inline distT="0" distB="0" distL="0" distR="0" wp14:anchorId="7B2B97CB" wp14:editId="04B9A84D">
            <wp:extent cx="5200650" cy="5943600"/>
            <wp:effectExtent l="0" t="0" r="0" b="0"/>
            <wp:docPr id="1070000773" name="Picture 1070000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00650" cy="5943600"/>
                    </a:xfrm>
                    <a:prstGeom prst="rect">
                      <a:avLst/>
                    </a:prstGeom>
                  </pic:spPr>
                </pic:pic>
              </a:graphicData>
            </a:graphic>
          </wp:inline>
        </w:drawing>
      </w:r>
    </w:p>
    <w:p w14:paraId="13DA0ED6" w14:textId="2E34816C" w:rsidR="65B7E94C" w:rsidRDefault="2820A63E" w:rsidP="42E0A717">
      <w:pPr>
        <w:rPr>
          <w:rFonts w:ascii="Aptos" w:eastAsia="Aptos" w:hAnsi="Aptos" w:cs="Aptos"/>
          <w:sz w:val="20"/>
          <w:szCs w:val="20"/>
        </w:rPr>
      </w:pPr>
      <w:r w:rsidRPr="42E0A717">
        <w:rPr>
          <w:rFonts w:ascii="Aptos" w:eastAsia="Aptos" w:hAnsi="Aptos" w:cs="Aptos"/>
          <w:b/>
          <w:bCs/>
          <w:sz w:val="20"/>
          <w:szCs w:val="20"/>
        </w:rPr>
        <w:t xml:space="preserve">HTML for Pharmacist View – </w:t>
      </w:r>
      <w:r w:rsidRPr="42E0A717">
        <w:rPr>
          <w:rFonts w:ascii="Aptos" w:eastAsia="Aptos" w:hAnsi="Aptos" w:cs="Aptos"/>
          <w:sz w:val="20"/>
          <w:szCs w:val="20"/>
        </w:rPr>
        <w:t>Here is a snippet of the HTML for the Pharmacist View page. The snippet includes the navbar and customer section.</w:t>
      </w:r>
    </w:p>
    <w:p w14:paraId="46501F93" w14:textId="307F252C" w:rsidR="65B7E94C" w:rsidRDefault="2E6BB239" w:rsidP="42E0A717">
      <w:pPr>
        <w:rPr>
          <w:rFonts w:ascii="Aptos" w:eastAsia="Aptos" w:hAnsi="Aptos" w:cs="Aptos"/>
          <w:sz w:val="20"/>
          <w:szCs w:val="20"/>
        </w:rPr>
      </w:pPr>
      <w:r>
        <w:rPr>
          <w:noProof/>
        </w:rPr>
        <w:lastRenderedPageBreak/>
        <w:drawing>
          <wp:inline distT="0" distB="0" distL="0" distR="0" wp14:anchorId="6DB67DF6" wp14:editId="47A517F8">
            <wp:extent cx="2524125" cy="5943600"/>
            <wp:effectExtent l="0" t="0" r="0" b="0"/>
            <wp:docPr id="1983364076" name="Picture 1983364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524125" cy="5943600"/>
                    </a:xfrm>
                    <a:prstGeom prst="rect">
                      <a:avLst/>
                    </a:prstGeom>
                  </pic:spPr>
                </pic:pic>
              </a:graphicData>
            </a:graphic>
          </wp:inline>
        </w:drawing>
      </w:r>
    </w:p>
    <w:p w14:paraId="31747202" w14:textId="7CFF9B6D" w:rsidR="00025B1B" w:rsidRDefault="7BEEFD4B" w:rsidP="42E0A717">
      <w:pPr>
        <w:rPr>
          <w:rFonts w:ascii="Aptos" w:eastAsia="Aptos" w:hAnsi="Aptos" w:cs="Aptos"/>
          <w:sz w:val="20"/>
          <w:szCs w:val="20"/>
        </w:rPr>
      </w:pPr>
      <w:r w:rsidRPr="42E0A717">
        <w:rPr>
          <w:rFonts w:ascii="Aptos" w:eastAsia="Aptos" w:hAnsi="Aptos" w:cs="Aptos"/>
          <w:b/>
          <w:bCs/>
          <w:sz w:val="20"/>
          <w:szCs w:val="20"/>
        </w:rPr>
        <w:t xml:space="preserve">CSS for Pharmacist View – </w:t>
      </w:r>
      <w:r w:rsidRPr="42E0A717">
        <w:rPr>
          <w:rFonts w:ascii="Aptos" w:eastAsia="Aptos" w:hAnsi="Aptos" w:cs="Aptos"/>
          <w:sz w:val="20"/>
          <w:szCs w:val="20"/>
        </w:rPr>
        <w:t>Here is a snippet of the CSS for the Pharmacist View Page. The snippet includes the CSS for the navbar.</w:t>
      </w:r>
    </w:p>
    <w:p w14:paraId="02FE87A4" w14:textId="3D4AB029" w:rsidR="00025B1B" w:rsidRDefault="00025B1B" w:rsidP="42E0A717"/>
    <w:p w14:paraId="4BB91B41" w14:textId="79C9A5C1" w:rsidR="00025B1B" w:rsidRDefault="00025B1B" w:rsidP="42E0A717"/>
    <w:p w14:paraId="456CDAE2" w14:textId="2DA1CD42" w:rsidR="00025B1B" w:rsidRDefault="00025B1B" w:rsidP="42E0A717"/>
    <w:p w14:paraId="7C51B0A3" w14:textId="77777777" w:rsidR="00576DE9" w:rsidRDefault="00576DE9" w:rsidP="2FE3F56B">
      <w:pPr>
        <w:pStyle w:val="Heading1"/>
        <w:jc w:val="center"/>
        <w:rPr>
          <w:sz w:val="26"/>
          <w:szCs w:val="26"/>
        </w:rPr>
      </w:pPr>
      <w:bookmarkStart w:id="15" w:name="_Toc94686721"/>
    </w:p>
    <w:p w14:paraId="3F2218A0" w14:textId="77777777" w:rsidR="00576DE9" w:rsidRDefault="00576DE9" w:rsidP="00576DE9"/>
    <w:p w14:paraId="117E95A4" w14:textId="77777777" w:rsidR="00576DE9" w:rsidRDefault="00576DE9" w:rsidP="00576DE9"/>
    <w:p w14:paraId="5EF46B50" w14:textId="77777777" w:rsidR="00576DE9" w:rsidRPr="00576DE9" w:rsidRDefault="00576DE9" w:rsidP="00576DE9"/>
    <w:p w14:paraId="70A0B268" w14:textId="5AA4B8C8" w:rsidR="00025B1B" w:rsidRPr="00025B1B" w:rsidRDefault="00025B1B" w:rsidP="2FE3F56B">
      <w:pPr>
        <w:pStyle w:val="Heading1"/>
        <w:jc w:val="center"/>
        <w:rPr>
          <w:sz w:val="26"/>
          <w:szCs w:val="26"/>
        </w:rPr>
      </w:pPr>
      <w:r w:rsidRPr="2FE3F56B">
        <w:rPr>
          <w:sz w:val="26"/>
          <w:szCs w:val="26"/>
        </w:rPr>
        <w:lastRenderedPageBreak/>
        <w:t>System Testing and Result analysis</w:t>
      </w:r>
      <w:bookmarkEnd w:id="15"/>
      <w:r w:rsidRPr="2FE3F56B">
        <w:rPr>
          <w:sz w:val="26"/>
          <w:szCs w:val="26"/>
        </w:rPr>
        <w:t xml:space="preserve"> </w:t>
      </w:r>
    </w:p>
    <w:p w14:paraId="0DC68B2F" w14:textId="14D6512F" w:rsidR="00025B1B" w:rsidRPr="00025B1B" w:rsidRDefault="00025B1B" w:rsidP="42E0A717">
      <w:pPr>
        <w:rPr>
          <w:rFonts w:asciiTheme="majorBidi" w:hAnsiTheme="majorBidi" w:cstheme="majorBidi"/>
          <w:sz w:val="28"/>
          <w:szCs w:val="28"/>
        </w:rPr>
      </w:pPr>
    </w:p>
    <w:p w14:paraId="36CB87B0" w14:textId="75289D5C" w:rsidR="2373D92A" w:rsidRDefault="3333842E" w:rsidP="2FE3F56B">
      <w:pPr>
        <w:ind w:firstLine="720"/>
        <w:rPr>
          <w:rFonts w:ascii="Aptos" w:eastAsia="Aptos" w:hAnsi="Aptos" w:cs="Aptos"/>
          <w:sz w:val="20"/>
          <w:szCs w:val="20"/>
        </w:rPr>
      </w:pPr>
      <w:r w:rsidRPr="2FE3F56B">
        <w:rPr>
          <w:rFonts w:ascii="Aptos" w:eastAsia="Aptos" w:hAnsi="Aptos" w:cs="Aptos"/>
          <w:sz w:val="20"/>
          <w:szCs w:val="20"/>
        </w:rPr>
        <w:t xml:space="preserve">Using the interface is quite simple. It is a webpage that </w:t>
      </w:r>
      <w:r w:rsidR="7C531964" w:rsidRPr="2FE3F56B">
        <w:rPr>
          <w:rFonts w:ascii="Aptos" w:eastAsia="Aptos" w:hAnsi="Aptos" w:cs="Aptos"/>
          <w:sz w:val="20"/>
          <w:szCs w:val="20"/>
        </w:rPr>
        <w:t>allows</w:t>
      </w:r>
      <w:r w:rsidRPr="2FE3F56B">
        <w:rPr>
          <w:rFonts w:ascii="Aptos" w:eastAsia="Aptos" w:hAnsi="Aptos" w:cs="Aptos"/>
          <w:sz w:val="20"/>
          <w:szCs w:val="20"/>
        </w:rPr>
        <w:t xml:space="preserve"> users to seamlessly add and access data from the database. The users will initially be presented with a login screen as seen below: </w:t>
      </w:r>
    </w:p>
    <w:p w14:paraId="4F664840" w14:textId="064A06EC" w:rsidR="2373D92A" w:rsidRDefault="2373D92A" w:rsidP="42E0A717">
      <w:pPr>
        <w:rPr>
          <w:rFonts w:asciiTheme="majorBidi" w:hAnsiTheme="majorBidi" w:cstheme="majorBidi"/>
          <w:sz w:val="28"/>
          <w:szCs w:val="28"/>
        </w:rPr>
      </w:pPr>
    </w:p>
    <w:p w14:paraId="09F73D07" w14:textId="32E107F3" w:rsidR="2373D92A" w:rsidRDefault="2D4C647F" w:rsidP="42E0A717">
      <w:pPr>
        <w:rPr>
          <w:rFonts w:ascii="Aptos" w:eastAsia="Aptos" w:hAnsi="Aptos" w:cs="Aptos"/>
          <w:sz w:val="20"/>
          <w:szCs w:val="20"/>
        </w:rPr>
      </w:pPr>
      <w:r>
        <w:rPr>
          <w:noProof/>
        </w:rPr>
        <w:drawing>
          <wp:inline distT="0" distB="0" distL="0" distR="0" wp14:anchorId="1B3A7021" wp14:editId="5B671835">
            <wp:extent cx="5943600" cy="2914650"/>
            <wp:effectExtent l="0" t="0" r="0" b="0"/>
            <wp:docPr id="1034479946" name="Picture 1034479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r w:rsidRPr="42E0A717">
        <w:rPr>
          <w:rFonts w:ascii="Aptos" w:eastAsia="Aptos" w:hAnsi="Aptos" w:cs="Aptos"/>
          <w:b/>
          <w:bCs/>
          <w:sz w:val="20"/>
          <w:szCs w:val="20"/>
        </w:rPr>
        <w:t xml:space="preserve">Login Page of Interface – </w:t>
      </w:r>
      <w:r w:rsidRPr="42E0A717">
        <w:rPr>
          <w:rFonts w:ascii="Aptos" w:eastAsia="Aptos" w:hAnsi="Aptos" w:cs="Aptos"/>
          <w:sz w:val="20"/>
          <w:szCs w:val="20"/>
        </w:rPr>
        <w:t>Here is the login page every user (Pharmacists and PharmTechs) will use to login.</w:t>
      </w:r>
    </w:p>
    <w:p w14:paraId="660490E8" w14:textId="34F4A2E2" w:rsidR="2373D92A" w:rsidRDefault="2373D92A" w:rsidP="42E0A717">
      <w:pPr>
        <w:rPr>
          <w:rFonts w:ascii="Aptos" w:eastAsia="Aptos" w:hAnsi="Aptos" w:cs="Aptos"/>
          <w:sz w:val="20"/>
          <w:szCs w:val="20"/>
        </w:rPr>
      </w:pPr>
    </w:p>
    <w:p w14:paraId="2F490EAB" w14:textId="70C52BA3" w:rsidR="2373D92A" w:rsidRDefault="0C3C5050" w:rsidP="42E0A717">
      <w:pPr>
        <w:ind w:firstLine="720"/>
        <w:rPr>
          <w:rFonts w:ascii="Aptos" w:eastAsia="Aptos" w:hAnsi="Aptos" w:cs="Aptos"/>
          <w:sz w:val="20"/>
          <w:szCs w:val="20"/>
        </w:rPr>
      </w:pPr>
      <w:r w:rsidRPr="2FE3F56B">
        <w:rPr>
          <w:rFonts w:ascii="Aptos" w:eastAsia="Aptos" w:hAnsi="Aptos" w:cs="Aptos"/>
          <w:sz w:val="20"/>
          <w:szCs w:val="20"/>
        </w:rPr>
        <w:t xml:space="preserve">To login, users must enter their last name and their employee ID. The employee ID is also the </w:t>
      </w:r>
      <w:r w:rsidR="4D235D7E" w:rsidRPr="2FE3F56B">
        <w:rPr>
          <w:rFonts w:ascii="Aptos" w:eastAsia="Aptos" w:hAnsi="Aptos" w:cs="Aptos"/>
          <w:sz w:val="20"/>
          <w:szCs w:val="20"/>
        </w:rPr>
        <w:t>employee's</w:t>
      </w:r>
      <w:r w:rsidRPr="2FE3F56B">
        <w:rPr>
          <w:rFonts w:ascii="Aptos" w:eastAsia="Aptos" w:hAnsi="Aptos" w:cs="Aptos"/>
          <w:sz w:val="20"/>
          <w:szCs w:val="20"/>
        </w:rPr>
        <w:t xml:space="preserve"> </w:t>
      </w:r>
      <w:r w:rsidR="68A2EB25" w:rsidRPr="2FE3F56B">
        <w:rPr>
          <w:rFonts w:ascii="Aptos" w:eastAsia="Aptos" w:hAnsi="Aptos" w:cs="Aptos"/>
          <w:sz w:val="20"/>
          <w:szCs w:val="20"/>
        </w:rPr>
        <w:t>pharmacist</w:t>
      </w:r>
      <w:r w:rsidRPr="2FE3F56B">
        <w:rPr>
          <w:rFonts w:ascii="Aptos" w:eastAsia="Aptos" w:hAnsi="Aptos" w:cs="Aptos"/>
          <w:sz w:val="20"/>
          <w:szCs w:val="20"/>
        </w:rPr>
        <w:t xml:space="preserve"> ID or pharmtech ID depending on their role. Based on this, after logging in the user will be met with one of two views: </w:t>
      </w:r>
      <w:r>
        <w:tab/>
      </w:r>
    </w:p>
    <w:p w14:paraId="462CC8B5" w14:textId="7FEB06D0" w:rsidR="2373D92A" w:rsidRDefault="2373D92A" w:rsidP="42E0A717">
      <w:pPr>
        <w:rPr>
          <w:rFonts w:ascii="Aptos" w:eastAsia="Aptos" w:hAnsi="Aptos" w:cs="Aptos"/>
          <w:sz w:val="20"/>
          <w:szCs w:val="20"/>
        </w:rPr>
      </w:pPr>
    </w:p>
    <w:p w14:paraId="17B2CF0F" w14:textId="547554C5" w:rsidR="2373D92A" w:rsidRDefault="2D4C647F" w:rsidP="42E0A717">
      <w:pPr>
        <w:rPr>
          <w:rFonts w:ascii="Aptos" w:eastAsia="Aptos" w:hAnsi="Aptos" w:cs="Aptos"/>
          <w:sz w:val="20"/>
          <w:szCs w:val="20"/>
        </w:rPr>
      </w:pPr>
      <w:r>
        <w:rPr>
          <w:noProof/>
        </w:rPr>
        <w:drawing>
          <wp:inline distT="0" distB="0" distL="0" distR="0" wp14:anchorId="3F012B3A" wp14:editId="488CC4CF">
            <wp:extent cx="5943600" cy="2914650"/>
            <wp:effectExtent l="0" t="0" r="0" b="0"/>
            <wp:docPr id="1882074358" name="Picture 188207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r w:rsidRPr="42E0A717">
        <w:rPr>
          <w:rFonts w:ascii="Aptos" w:eastAsia="Aptos" w:hAnsi="Aptos" w:cs="Aptos"/>
          <w:b/>
          <w:bCs/>
          <w:sz w:val="20"/>
          <w:szCs w:val="20"/>
        </w:rPr>
        <w:t xml:space="preserve">Pharmacist View – </w:t>
      </w:r>
      <w:r w:rsidRPr="42E0A717">
        <w:rPr>
          <w:rFonts w:ascii="Aptos" w:eastAsia="Aptos" w:hAnsi="Aptos" w:cs="Aptos"/>
          <w:sz w:val="20"/>
          <w:szCs w:val="20"/>
        </w:rPr>
        <w:t>Here is the main view of the interface that is available to those who login as a pharmacist. The pharmacist has access to every part of the database.</w:t>
      </w:r>
    </w:p>
    <w:p w14:paraId="3944ABBB" w14:textId="1A602A6C" w:rsidR="2373D92A" w:rsidRDefault="2373D92A" w:rsidP="42E0A717">
      <w:pPr>
        <w:rPr>
          <w:rFonts w:ascii="Aptos" w:eastAsia="Aptos" w:hAnsi="Aptos" w:cs="Aptos"/>
          <w:sz w:val="20"/>
          <w:szCs w:val="20"/>
        </w:rPr>
      </w:pPr>
    </w:p>
    <w:p w14:paraId="24DCA12A" w14:textId="4B3A699F" w:rsidR="2373D92A" w:rsidRDefault="2D4C647F" w:rsidP="42E0A717">
      <w:pPr>
        <w:rPr>
          <w:rFonts w:ascii="Aptos" w:eastAsia="Aptos" w:hAnsi="Aptos" w:cs="Aptos"/>
          <w:b/>
          <w:bCs/>
          <w:sz w:val="20"/>
          <w:szCs w:val="20"/>
        </w:rPr>
      </w:pPr>
      <w:r>
        <w:rPr>
          <w:noProof/>
        </w:rPr>
        <w:lastRenderedPageBreak/>
        <w:drawing>
          <wp:inline distT="0" distB="0" distL="0" distR="0" wp14:anchorId="175BA803" wp14:editId="58657D82">
            <wp:extent cx="5943600" cy="2924175"/>
            <wp:effectExtent l="0" t="0" r="0" b="0"/>
            <wp:docPr id="1194619846" name="Picture 1194619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r w:rsidRPr="42E0A717">
        <w:rPr>
          <w:rFonts w:ascii="Aptos" w:eastAsia="Aptos" w:hAnsi="Aptos" w:cs="Aptos"/>
          <w:b/>
          <w:bCs/>
          <w:sz w:val="20"/>
          <w:szCs w:val="20"/>
        </w:rPr>
        <w:t xml:space="preserve">Pharmtech View – </w:t>
      </w:r>
      <w:r w:rsidRPr="42E0A717">
        <w:rPr>
          <w:rFonts w:ascii="Aptos" w:eastAsia="Aptos" w:hAnsi="Aptos" w:cs="Aptos"/>
          <w:sz w:val="20"/>
          <w:szCs w:val="20"/>
        </w:rPr>
        <w:t>Here is the main view of the interface that is available to those who login as a pharmtech. The pharmtech has limited access to the database.</w:t>
      </w:r>
    </w:p>
    <w:p w14:paraId="66527E0A" w14:textId="335A7E38" w:rsidR="2373D92A" w:rsidRDefault="2373D92A" w:rsidP="42E0A717">
      <w:pPr>
        <w:rPr>
          <w:rFonts w:ascii="Aptos" w:eastAsia="Aptos" w:hAnsi="Aptos" w:cs="Aptos"/>
          <w:sz w:val="20"/>
          <w:szCs w:val="20"/>
        </w:rPr>
      </w:pPr>
    </w:p>
    <w:p w14:paraId="29E0B4B9" w14:textId="74CA54B3" w:rsidR="2373D92A" w:rsidRDefault="06C9C425" w:rsidP="2FE3F56B">
      <w:pPr>
        <w:ind w:firstLine="720"/>
        <w:rPr>
          <w:rFonts w:ascii="Aptos" w:eastAsia="Aptos" w:hAnsi="Aptos" w:cs="Aptos"/>
          <w:sz w:val="20"/>
          <w:szCs w:val="20"/>
        </w:rPr>
      </w:pPr>
      <w:r w:rsidRPr="2FE3F56B">
        <w:rPr>
          <w:rFonts w:ascii="Aptos" w:eastAsia="Aptos" w:hAnsi="Aptos" w:cs="Aptos"/>
          <w:sz w:val="20"/>
          <w:szCs w:val="20"/>
        </w:rPr>
        <w:t>If the user is a pharmacist, they will be brough</w:t>
      </w:r>
      <w:r w:rsidR="71A0A18C" w:rsidRPr="2FE3F56B">
        <w:rPr>
          <w:rFonts w:ascii="Aptos" w:eastAsia="Aptos" w:hAnsi="Aptos" w:cs="Aptos"/>
          <w:sz w:val="20"/>
          <w:szCs w:val="20"/>
        </w:rPr>
        <w:t>t</w:t>
      </w:r>
      <w:r w:rsidRPr="2FE3F56B">
        <w:rPr>
          <w:rFonts w:ascii="Aptos" w:eastAsia="Aptos" w:hAnsi="Aptos" w:cs="Aptos"/>
          <w:sz w:val="20"/>
          <w:szCs w:val="20"/>
        </w:rPr>
        <w:t xml:space="preserve"> to the pharmacist view page. This page includes everything as pharmacists</w:t>
      </w:r>
      <w:r w:rsidR="6CCF8D87" w:rsidRPr="2FE3F56B">
        <w:rPr>
          <w:rFonts w:ascii="Aptos" w:eastAsia="Aptos" w:hAnsi="Aptos" w:cs="Aptos"/>
          <w:sz w:val="20"/>
          <w:szCs w:val="20"/>
        </w:rPr>
        <w:t xml:space="preserve"> will be leading the pharmacy and therefore will need access to all there is in the database. If the user is a pharmtech, they will be brought to the pharmtech view page. This page has limited access, and only has sectio</w:t>
      </w:r>
      <w:r w:rsidR="012BD936" w:rsidRPr="2FE3F56B">
        <w:rPr>
          <w:rFonts w:ascii="Aptos" w:eastAsia="Aptos" w:hAnsi="Aptos" w:cs="Aptos"/>
          <w:sz w:val="20"/>
          <w:szCs w:val="20"/>
        </w:rPr>
        <w:t>ns that are needed for a pharmtech to help assist customers.</w:t>
      </w:r>
    </w:p>
    <w:p w14:paraId="3C3B4C3C" w14:textId="3BD30B00" w:rsidR="42E0A717" w:rsidRDefault="42E0A717" w:rsidP="42E0A717">
      <w:pPr>
        <w:rPr>
          <w:rFonts w:ascii="Aptos" w:eastAsia="Aptos" w:hAnsi="Aptos" w:cs="Aptos"/>
          <w:sz w:val="20"/>
          <w:szCs w:val="20"/>
        </w:rPr>
      </w:pPr>
    </w:p>
    <w:p w14:paraId="58EF3503" w14:textId="40349981" w:rsidR="42E0A717" w:rsidRDefault="42E0A717" w:rsidP="42E0A717">
      <w:pPr>
        <w:rPr>
          <w:rFonts w:ascii="Aptos" w:eastAsia="Aptos" w:hAnsi="Aptos" w:cs="Aptos"/>
          <w:sz w:val="20"/>
          <w:szCs w:val="20"/>
        </w:rPr>
      </w:pPr>
    </w:p>
    <w:p w14:paraId="497ACCB7" w14:textId="04D7F861" w:rsidR="4554203F" w:rsidRDefault="4554203F" w:rsidP="42E0A717">
      <w:pPr>
        <w:rPr>
          <w:rFonts w:ascii="Aptos" w:eastAsia="Aptos" w:hAnsi="Aptos" w:cs="Aptos"/>
          <w:sz w:val="20"/>
          <w:szCs w:val="20"/>
        </w:rPr>
      </w:pPr>
      <w:r>
        <w:rPr>
          <w:noProof/>
        </w:rPr>
        <w:drawing>
          <wp:inline distT="0" distB="0" distL="0" distR="0" wp14:anchorId="7B593D34" wp14:editId="5B048B6B">
            <wp:extent cx="5943600" cy="3038475"/>
            <wp:effectExtent l="0" t="0" r="0" b="0"/>
            <wp:docPr id="504617413" name="Picture 504617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r w:rsidRPr="42E0A717">
        <w:rPr>
          <w:rFonts w:ascii="Aptos" w:eastAsia="Aptos" w:hAnsi="Aptos" w:cs="Aptos"/>
          <w:b/>
          <w:bCs/>
          <w:sz w:val="20"/>
          <w:szCs w:val="20"/>
        </w:rPr>
        <w:t xml:space="preserve">Searching for Customer – </w:t>
      </w:r>
      <w:r w:rsidRPr="42E0A717">
        <w:rPr>
          <w:rFonts w:ascii="Aptos" w:eastAsia="Aptos" w:hAnsi="Aptos" w:cs="Aptos"/>
          <w:sz w:val="20"/>
          <w:szCs w:val="20"/>
        </w:rPr>
        <w:t>Here is an example of searching for a customer using the customer lookup. Entering at least one field will present the user with the matching information of the customer.</w:t>
      </w:r>
    </w:p>
    <w:p w14:paraId="6BBD772E" w14:textId="64C9EC84" w:rsidR="42E0A717" w:rsidRDefault="42E0A717" w:rsidP="42E0A717">
      <w:pPr>
        <w:rPr>
          <w:rFonts w:ascii="Aptos" w:eastAsia="Aptos" w:hAnsi="Aptos" w:cs="Aptos"/>
          <w:sz w:val="20"/>
          <w:szCs w:val="20"/>
        </w:rPr>
      </w:pPr>
    </w:p>
    <w:p w14:paraId="03FEC4A6" w14:textId="490444F9" w:rsidR="4554203F" w:rsidRDefault="4554203F" w:rsidP="42E0A717">
      <w:pPr>
        <w:rPr>
          <w:rFonts w:ascii="Aptos" w:eastAsia="Aptos" w:hAnsi="Aptos" w:cs="Aptos"/>
          <w:sz w:val="20"/>
          <w:szCs w:val="20"/>
        </w:rPr>
      </w:pPr>
      <w:r>
        <w:rPr>
          <w:noProof/>
        </w:rPr>
        <w:lastRenderedPageBreak/>
        <w:drawing>
          <wp:inline distT="0" distB="0" distL="0" distR="0" wp14:anchorId="7E03F9FD" wp14:editId="4F2290F9">
            <wp:extent cx="5943600" cy="3400425"/>
            <wp:effectExtent l="0" t="0" r="0" b="0"/>
            <wp:docPr id="688178458" name="Picture 68817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r w:rsidR="72D44209" w:rsidRPr="42E0A717">
        <w:rPr>
          <w:rFonts w:ascii="Aptos" w:eastAsia="Aptos" w:hAnsi="Aptos" w:cs="Aptos"/>
          <w:b/>
          <w:bCs/>
          <w:sz w:val="20"/>
          <w:szCs w:val="20"/>
        </w:rPr>
        <w:t xml:space="preserve">Searched Customer in Table – </w:t>
      </w:r>
      <w:r w:rsidR="72D44209" w:rsidRPr="42E0A717">
        <w:rPr>
          <w:rFonts w:ascii="Aptos" w:eastAsia="Aptos" w:hAnsi="Aptos" w:cs="Aptos"/>
          <w:sz w:val="20"/>
          <w:szCs w:val="20"/>
        </w:rPr>
        <w:t>Here is a screenshot of the customer information that was displayed in the interface in the previous example.</w:t>
      </w:r>
    </w:p>
    <w:p w14:paraId="13A6A947" w14:textId="38A9AFD5" w:rsidR="42E0A717" w:rsidRDefault="42E0A717" w:rsidP="42E0A717">
      <w:pPr>
        <w:rPr>
          <w:rFonts w:asciiTheme="majorBidi" w:hAnsiTheme="majorBidi" w:cstheme="majorBidi"/>
          <w:sz w:val="28"/>
          <w:szCs w:val="28"/>
        </w:rPr>
      </w:pPr>
    </w:p>
    <w:p w14:paraId="530D3F17" w14:textId="245DBC3F" w:rsidR="00025B1B" w:rsidRDefault="3FECC689" w:rsidP="2FE3F56B">
      <w:pPr>
        <w:ind w:firstLine="720"/>
        <w:rPr>
          <w:rFonts w:ascii="Aptos" w:eastAsia="Aptos" w:hAnsi="Aptos" w:cs="Aptos"/>
          <w:sz w:val="20"/>
          <w:szCs w:val="20"/>
        </w:rPr>
      </w:pPr>
      <w:r w:rsidRPr="2FE3F56B">
        <w:rPr>
          <w:rFonts w:ascii="Aptos" w:eastAsia="Aptos" w:hAnsi="Aptos" w:cs="Aptos"/>
          <w:sz w:val="20"/>
          <w:szCs w:val="20"/>
        </w:rPr>
        <w:t xml:space="preserve">The insert and search functionalities for each section </w:t>
      </w:r>
      <w:r w:rsidR="55D86CD7" w:rsidRPr="2FE3F56B">
        <w:rPr>
          <w:rFonts w:ascii="Aptos" w:eastAsia="Aptos" w:hAnsi="Aptos" w:cs="Aptos"/>
          <w:sz w:val="20"/>
          <w:szCs w:val="20"/>
        </w:rPr>
        <w:t>are</w:t>
      </w:r>
      <w:r w:rsidRPr="2FE3F56B">
        <w:rPr>
          <w:rFonts w:ascii="Aptos" w:eastAsia="Aptos" w:hAnsi="Aptos" w:cs="Aptos"/>
          <w:sz w:val="20"/>
          <w:szCs w:val="20"/>
        </w:rPr>
        <w:t xml:space="preserve"> shared between pharmacists and pharmtechs. The only difference is that the interface does not allow for certain sections to be present for pharmtechs, which prevents users who are not pharmacists in having access to unauthorized sections.</w:t>
      </w:r>
    </w:p>
    <w:p w14:paraId="55C3AC8E" w14:textId="06E324F3" w:rsidR="00025B1B" w:rsidRPr="00025B1B" w:rsidRDefault="00025B1B" w:rsidP="00025B1B">
      <w:pPr>
        <w:pStyle w:val="Heading1"/>
      </w:pPr>
      <w:bookmarkStart w:id="16" w:name="_Toc1446772492"/>
      <w:r>
        <w:t>Conclusion</w:t>
      </w:r>
      <w:bookmarkEnd w:id="16"/>
    </w:p>
    <w:p w14:paraId="04A8C0B1" w14:textId="70C2F5AD" w:rsidR="5B9E999C" w:rsidRDefault="5B9E999C" w:rsidP="2FE3F56B">
      <w:pPr>
        <w:spacing w:line="259" w:lineRule="auto"/>
        <w:ind w:firstLine="720"/>
        <w:rPr>
          <w:rFonts w:eastAsiaTheme="minorEastAsia"/>
        </w:rPr>
      </w:pPr>
      <w:r w:rsidRPr="2FE3F56B">
        <w:rPr>
          <w:rFonts w:eastAsiaTheme="minorEastAsia"/>
        </w:rPr>
        <w:t xml:space="preserve">The Adequately Sized Pharma database addresses all the issues that companies tend to have when relying on excel. All target users of the </w:t>
      </w:r>
      <w:r w:rsidR="4DEF47B5" w:rsidRPr="2FE3F56B">
        <w:rPr>
          <w:rFonts w:eastAsiaTheme="minorEastAsia"/>
        </w:rPr>
        <w:t xml:space="preserve">database have unique access to the database and view and change customer information based on their credentials. </w:t>
      </w:r>
      <w:r w:rsidR="0E0CBF59" w:rsidRPr="2FE3F56B">
        <w:rPr>
          <w:rFonts w:eastAsiaTheme="minorEastAsia"/>
        </w:rPr>
        <w:t xml:space="preserve">Our database trumps excel in every aspect that is important to the medical field, </w:t>
      </w:r>
      <w:r w:rsidR="74A649F3" w:rsidRPr="2FE3F56B">
        <w:rPr>
          <w:rFonts w:eastAsiaTheme="minorEastAsia"/>
        </w:rPr>
        <w:t>privacy,</w:t>
      </w:r>
      <w:r w:rsidR="0E0CBF59" w:rsidRPr="2FE3F56B">
        <w:rPr>
          <w:rFonts w:eastAsiaTheme="minorEastAsia"/>
        </w:rPr>
        <w:t xml:space="preserve"> and autonomy. Our database</w:t>
      </w:r>
      <w:r w:rsidR="07DDE9F5" w:rsidRPr="2FE3F56B">
        <w:rPr>
          <w:rFonts w:eastAsiaTheme="minorEastAsia"/>
        </w:rPr>
        <w:t xml:space="preserve"> complies with</w:t>
      </w:r>
      <w:r w:rsidR="0E0CBF59" w:rsidRPr="2FE3F56B">
        <w:rPr>
          <w:rFonts w:eastAsiaTheme="minorEastAsia"/>
        </w:rPr>
        <w:t xml:space="preserve"> </w:t>
      </w:r>
      <w:r w:rsidR="165891FF" w:rsidRPr="2FE3F56B">
        <w:rPr>
          <w:rFonts w:eastAsiaTheme="minorEastAsia"/>
        </w:rPr>
        <w:t xml:space="preserve">HIPPA regulations </w:t>
      </w:r>
      <w:r w:rsidR="00862188" w:rsidRPr="2FE3F56B">
        <w:rPr>
          <w:rFonts w:eastAsiaTheme="minorEastAsia"/>
        </w:rPr>
        <w:t xml:space="preserve">by allowing only the essential </w:t>
      </w:r>
      <w:r w:rsidR="4C6D3F24" w:rsidRPr="2FE3F56B">
        <w:rPr>
          <w:rFonts w:eastAsiaTheme="minorEastAsia"/>
        </w:rPr>
        <w:t>personnel</w:t>
      </w:r>
      <w:r w:rsidR="00862188" w:rsidRPr="2FE3F56B">
        <w:rPr>
          <w:rFonts w:eastAsiaTheme="minorEastAsia"/>
        </w:rPr>
        <w:t xml:space="preserve"> </w:t>
      </w:r>
      <w:r w:rsidR="2A9799BB" w:rsidRPr="2FE3F56B">
        <w:rPr>
          <w:rFonts w:eastAsiaTheme="minorEastAsia"/>
        </w:rPr>
        <w:t>to view</w:t>
      </w:r>
      <w:r w:rsidR="00862188" w:rsidRPr="2FE3F56B">
        <w:rPr>
          <w:rFonts w:eastAsiaTheme="minorEastAsia"/>
        </w:rPr>
        <w:t xml:space="preserve"> the customer’s sensitive information. The database allows for all target users to simultaneously access and use</w:t>
      </w:r>
      <w:r w:rsidR="043136BB" w:rsidRPr="2FE3F56B">
        <w:rPr>
          <w:rFonts w:eastAsiaTheme="minorEastAsia"/>
        </w:rPr>
        <w:t xml:space="preserve"> the database without having to risk any information accidentally </w:t>
      </w:r>
      <w:r w:rsidR="4C013E67" w:rsidRPr="2FE3F56B">
        <w:rPr>
          <w:rFonts w:eastAsiaTheme="minorEastAsia"/>
        </w:rPr>
        <w:t>b</w:t>
      </w:r>
      <w:r w:rsidR="33D3277C" w:rsidRPr="2FE3F56B">
        <w:rPr>
          <w:rFonts w:eastAsiaTheme="minorEastAsia"/>
        </w:rPr>
        <w:t>eing modified.</w:t>
      </w:r>
      <w:r w:rsidR="60C397E7" w:rsidRPr="2FE3F56B">
        <w:rPr>
          <w:rFonts w:eastAsiaTheme="minorEastAsia"/>
        </w:rPr>
        <w:t xml:space="preserve"> Our group has provided a streamlined process that all target users can easily understand and operate with minimal training meaning that pharmacies</w:t>
      </w:r>
      <w:r w:rsidR="229581C3" w:rsidRPr="2FE3F56B">
        <w:rPr>
          <w:rFonts w:eastAsiaTheme="minorEastAsia"/>
        </w:rPr>
        <w:t xml:space="preserve"> and small businesses alike can use our database for their needs</w:t>
      </w:r>
      <w:r w:rsidR="5EDC2258" w:rsidRPr="2FE3F56B">
        <w:rPr>
          <w:rFonts w:eastAsiaTheme="minorEastAsia"/>
        </w:rPr>
        <w:t xml:space="preserve">. </w:t>
      </w:r>
    </w:p>
    <w:p w14:paraId="32BFC9D2" w14:textId="190016CA" w:rsidR="2FE3F56B" w:rsidRDefault="2FE3F56B" w:rsidP="2FE3F56B">
      <w:pPr>
        <w:spacing w:line="259" w:lineRule="auto"/>
        <w:rPr>
          <w:rFonts w:eastAsiaTheme="minorEastAsia"/>
        </w:rPr>
      </w:pPr>
    </w:p>
    <w:p w14:paraId="27E741D2" w14:textId="518E80B9" w:rsidR="2FE3F56B" w:rsidRPr="00576DE9" w:rsidRDefault="056A4901" w:rsidP="00576DE9">
      <w:pPr>
        <w:spacing w:line="259" w:lineRule="auto"/>
        <w:ind w:firstLine="720"/>
        <w:rPr>
          <w:rFonts w:eastAsiaTheme="minorEastAsia"/>
        </w:rPr>
      </w:pPr>
      <w:r w:rsidRPr="2FE3F56B">
        <w:rPr>
          <w:rFonts w:eastAsiaTheme="minorEastAsia"/>
        </w:rPr>
        <w:t xml:space="preserve">We have </w:t>
      </w:r>
      <w:r w:rsidR="3C5980EA" w:rsidRPr="2FE3F56B">
        <w:rPr>
          <w:rFonts w:eastAsiaTheme="minorEastAsia"/>
        </w:rPr>
        <w:t>provided</w:t>
      </w:r>
      <w:r w:rsidRPr="2FE3F56B">
        <w:rPr>
          <w:rFonts w:eastAsiaTheme="minorEastAsia"/>
        </w:rPr>
        <w:t xml:space="preserve"> a database and interface for a small pharmacy but </w:t>
      </w:r>
      <w:r w:rsidR="749E39D4" w:rsidRPr="2FE3F56B">
        <w:rPr>
          <w:rFonts w:eastAsiaTheme="minorEastAsia"/>
        </w:rPr>
        <w:t>there</w:t>
      </w:r>
      <w:r w:rsidRPr="2FE3F56B">
        <w:rPr>
          <w:rFonts w:eastAsiaTheme="minorEastAsia"/>
        </w:rPr>
        <w:t xml:space="preserve"> is always room for improvement.</w:t>
      </w:r>
      <w:r w:rsidR="046C1513" w:rsidRPr="2FE3F56B">
        <w:rPr>
          <w:rFonts w:eastAsiaTheme="minorEastAsia"/>
        </w:rPr>
        <w:t xml:space="preserve"> Some ideas are to make </w:t>
      </w:r>
      <w:r w:rsidR="29D83EE4" w:rsidRPr="2FE3F56B">
        <w:rPr>
          <w:rFonts w:eastAsiaTheme="minorEastAsia"/>
        </w:rPr>
        <w:t xml:space="preserve">a dedicated interface for the customer to allow for online orders and view prescription history. </w:t>
      </w:r>
      <w:r w:rsidR="7F7F4809" w:rsidRPr="2FE3F56B">
        <w:rPr>
          <w:rFonts w:eastAsiaTheme="minorEastAsia"/>
        </w:rPr>
        <w:t xml:space="preserve">Another idea is to make an interconnected network with other pharmacies so customers will always have access to their medications if one pharmacy does not carry it. </w:t>
      </w:r>
      <w:r w:rsidR="13B430C8" w:rsidRPr="2FE3F56B">
        <w:rPr>
          <w:rFonts w:eastAsiaTheme="minorEastAsia"/>
        </w:rPr>
        <w:t xml:space="preserve">Adequately Sized Pharma aims to make the medical field easier for professionals and customers alike with a streamlined and secure database. </w:t>
      </w:r>
    </w:p>
    <w:sectPr w:rsidR="2FE3F56B" w:rsidRPr="00576DE9" w:rsidSect="001775CF">
      <w:footerReference w:type="default" r:id="rId24"/>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41D328" w14:textId="77777777" w:rsidR="001775CF" w:rsidRDefault="001775CF">
      <w:r>
        <w:separator/>
      </w:r>
    </w:p>
  </w:endnote>
  <w:endnote w:type="continuationSeparator" w:id="0">
    <w:p w14:paraId="11CA5B9B" w14:textId="77777777" w:rsidR="001775CF" w:rsidRDefault="001775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3866466"/>
      <w:docPartObj>
        <w:docPartGallery w:val="Page Numbers (Bottom of Page)"/>
        <w:docPartUnique/>
      </w:docPartObj>
    </w:sdtPr>
    <w:sdtEndPr>
      <w:rPr>
        <w:noProof/>
      </w:rPr>
    </w:sdtEndPr>
    <w:sdtContent>
      <w:p w14:paraId="30696EDA" w14:textId="52D92379" w:rsidR="00576DE9" w:rsidRDefault="00576D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AA7C83" w14:textId="79249593" w:rsidR="2FE3F56B" w:rsidRDefault="2FE3F56B" w:rsidP="2FE3F5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8251185"/>
      <w:docPartObj>
        <w:docPartGallery w:val="Page Numbers (Bottom of Page)"/>
        <w:docPartUnique/>
      </w:docPartObj>
    </w:sdtPr>
    <w:sdtEndPr>
      <w:rPr>
        <w:noProof/>
      </w:rPr>
    </w:sdtEndPr>
    <w:sdtContent>
      <w:p w14:paraId="07A0C073" w14:textId="209E473A" w:rsidR="00576DE9" w:rsidRDefault="00576D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AF1226" w14:textId="329544CF" w:rsidR="2FE3F56B" w:rsidRDefault="2FE3F56B" w:rsidP="2FE3F5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F5F237" w14:textId="77777777" w:rsidR="001775CF" w:rsidRDefault="001775CF">
      <w:r>
        <w:separator/>
      </w:r>
    </w:p>
  </w:footnote>
  <w:footnote w:type="continuationSeparator" w:id="0">
    <w:p w14:paraId="5979FF21" w14:textId="77777777" w:rsidR="001775CF" w:rsidRDefault="001775CF">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TbW3FygrpHIJlk" int2:id="35yLQhnP">
      <int2:state int2:value="Rejected" int2:type="AugLoop_Text_Critique"/>
    </int2:textHash>
    <int2:textHash int2:hashCode="IMaKcL96fPbMmQ" int2:id="V6EUBSp0">
      <int2:state int2:value="Rejected" int2:type="AugLoop_Text_Critique"/>
    </int2:textHash>
    <int2:textHash int2:hashCode="NNQ5WNLLP70Z2b" int2:id="95VxexMp">
      <int2:state int2:value="Rejected" int2:type="AugLoop_Text_Critique"/>
    </int2:textHash>
    <int2:textHash int2:hashCode="x5VtMWbiCtEUn0" int2:id="AzIl9gSZ">
      <int2:state int2:value="Rejected" int2:type="AugLoop_Text_Critique"/>
    </int2:textHash>
    <int2:textHash int2:hashCode="qrpci1iRAl6HqU" int2:id="XdMd5rTE">
      <int2:state int2:value="Rejected" int2:type="AugLoop_Text_Critique"/>
    </int2:textHash>
    <int2:textHash int2:hashCode="EAGNObXaqa4+vJ" int2:id="ChK3pvhP">
      <int2:state int2:value="Rejected" int2:type="AugLoop_Text_Critique"/>
    </int2:textHash>
    <int2:textHash int2:hashCode="XrrLhLtzsu7PTB" int2:id="1Js7OMHV">
      <int2:state int2:value="Rejected" int2:type="AugLoop_Text_Critique"/>
    </int2:textHash>
    <int2:textHash int2:hashCode="DxD+lotwbwnr5S" int2:id="17s9Tt5y">
      <int2:state int2:value="Rejected" int2:type="AugLoop_Text_Critique"/>
    </int2:textHash>
    <int2:textHash int2:hashCode="h+C9ct6Yffif4L" int2:id="04I8d10e">
      <int2:state int2:value="Rejected" int2:type="AugLoop_Text_Critique"/>
    </int2:textHash>
    <int2:textHash int2:hashCode="TTYYX0gALQbNxW" int2:id="6wOUD7A3">
      <int2:state int2:value="Rejected" int2:type="AugLoop_Text_Critique"/>
    </int2:textHash>
    <int2:textHash int2:hashCode="fnMIBEkix06cty" int2:id="iokOvU6O">
      <int2:state int2:value="Rejected" int2:type="AugLoop_Text_Critique"/>
    </int2:textHash>
    <int2:textHash int2:hashCode="y1l4DnymOlmWbk" int2:id="E6SBe0IL">
      <int2:state int2:value="Rejected" int2:type="AugLoop_Text_Critique"/>
    </int2:textHash>
    <int2:textHash int2:hashCode="se7U9lLFOmi0yX" int2:id="u3CQwqoh">
      <int2:state int2:value="Rejected" int2:type="AugLoop_Text_Critique"/>
    </int2:textHash>
    <int2:textHash int2:hashCode="jO15UgYQLmVzy1" int2:id="eIKuoTYD">
      <int2:state int2:value="Rejected" int2:type="AugLoop_Text_Critique"/>
    </int2:textHash>
    <int2:textHash int2:hashCode="3UlpMZaex4sjtX" int2:id="boNLmkd5">
      <int2:state int2:value="Rejected" int2:type="AugLoop_Text_Critique"/>
    </int2:textHash>
    <int2:textHash int2:hashCode="QnYp2rw10/rY3w" int2:id="tibz5bAQ">
      <int2:state int2:value="Rejected" int2:type="AugLoop_Text_Critique"/>
    </int2:textHash>
    <int2:textHash int2:hashCode="MxMJEp93Ld3+qH" int2:id="f0LaZkQZ">
      <int2:state int2:value="Rejected" int2:type="AugLoop_Text_Critique"/>
    </int2:textHash>
    <int2:textHash int2:hashCode="WbcB/+1wZWdwOe" int2:id="hptQUucU">
      <int2:state int2:value="Rejected" int2:type="AugLoop_Text_Critique"/>
    </int2:textHash>
    <int2:textHash int2:hashCode="yNqo/8rYb5umOl" int2:id="ZgdxLSqn">
      <int2:state int2:value="Rejected" int2:type="AugLoop_Text_Critique"/>
    </int2:textHash>
    <int2:textHash int2:hashCode="HpSkRWBhcEF991" int2:id="QeAx9Uuw">
      <int2:state int2:value="Rejected" int2:type="AugLoop_Text_Critique"/>
    </int2:textHash>
    <int2:textHash int2:hashCode="BlTpDo00tyfSoF" int2:id="fGQGEvIo">
      <int2:state int2:value="Rejected" int2:type="AugLoop_Text_Critique"/>
    </int2:textHash>
    <int2:textHash int2:hashCode="bb/4uqIWfFLuty" int2:id="ZUSRHKds">
      <int2:state int2:value="Rejected" int2:type="AugLoop_Text_Critique"/>
    </int2:textHash>
    <int2:textHash int2:hashCode="cgL8afXO31I44g" int2:id="CsxTv5Oe">
      <int2:state int2:value="Rejected" int2:type="AugLoop_Text_Critique"/>
    </int2:textHash>
    <int2:textHash int2:hashCode="/gYKMtDzlPAiS6" int2:id="ojFnjDr5">
      <int2:state int2:value="Rejected" int2:type="AugLoop_Text_Critique"/>
    </int2:textHash>
    <int2:textHash int2:hashCode="7jg/Xv9+cBar8r" int2:id="sxpM8kW6">
      <int2:state int2:value="Rejected" int2:type="AugLoop_Text_Critique"/>
    </int2:textHash>
    <int2:textHash int2:hashCode="DyIrivTfzYmjDV" int2:id="ZC5WW2BE">
      <int2:state int2:value="Rejected" int2:type="AugLoop_Text_Critique"/>
    </int2:textHash>
    <int2:textHash int2:hashCode="GwRf3aTk6kUCkn" int2:id="8HzBTpA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6691E"/>
    <w:multiLevelType w:val="hybridMultilevel"/>
    <w:tmpl w:val="7214D850"/>
    <w:lvl w:ilvl="0" w:tplc="B0401C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38169"/>
    <w:multiLevelType w:val="hybridMultilevel"/>
    <w:tmpl w:val="FFFFFFFF"/>
    <w:lvl w:ilvl="0" w:tplc="8AC8988C">
      <w:start w:val="1"/>
      <w:numFmt w:val="lowerRoman"/>
      <w:lvlText w:val="%1."/>
      <w:lvlJc w:val="left"/>
      <w:pPr>
        <w:ind w:left="720" w:hanging="360"/>
      </w:pPr>
    </w:lvl>
    <w:lvl w:ilvl="1" w:tplc="BE6CDFE4">
      <w:start w:val="1"/>
      <w:numFmt w:val="lowerLetter"/>
      <w:lvlText w:val="%2."/>
      <w:lvlJc w:val="left"/>
      <w:pPr>
        <w:ind w:left="1440" w:hanging="360"/>
      </w:pPr>
    </w:lvl>
    <w:lvl w:ilvl="2" w:tplc="AD0A0906">
      <w:start w:val="1"/>
      <w:numFmt w:val="lowerRoman"/>
      <w:lvlText w:val="%3."/>
      <w:lvlJc w:val="right"/>
      <w:pPr>
        <w:ind w:left="2160" w:hanging="180"/>
      </w:pPr>
    </w:lvl>
    <w:lvl w:ilvl="3" w:tplc="7DDE5424">
      <w:start w:val="1"/>
      <w:numFmt w:val="decimal"/>
      <w:lvlText w:val="%4."/>
      <w:lvlJc w:val="left"/>
      <w:pPr>
        <w:ind w:left="2880" w:hanging="360"/>
      </w:pPr>
    </w:lvl>
    <w:lvl w:ilvl="4" w:tplc="5BFC6E66">
      <w:start w:val="1"/>
      <w:numFmt w:val="lowerLetter"/>
      <w:lvlText w:val="%5."/>
      <w:lvlJc w:val="left"/>
      <w:pPr>
        <w:ind w:left="3600" w:hanging="360"/>
      </w:pPr>
    </w:lvl>
    <w:lvl w:ilvl="5" w:tplc="B0CAB12A">
      <w:start w:val="1"/>
      <w:numFmt w:val="lowerRoman"/>
      <w:lvlText w:val="%6."/>
      <w:lvlJc w:val="right"/>
      <w:pPr>
        <w:ind w:left="4320" w:hanging="180"/>
      </w:pPr>
    </w:lvl>
    <w:lvl w:ilvl="6" w:tplc="2670DE5E">
      <w:start w:val="1"/>
      <w:numFmt w:val="decimal"/>
      <w:lvlText w:val="%7."/>
      <w:lvlJc w:val="left"/>
      <w:pPr>
        <w:ind w:left="5040" w:hanging="360"/>
      </w:pPr>
    </w:lvl>
    <w:lvl w:ilvl="7" w:tplc="764A5D16">
      <w:start w:val="1"/>
      <w:numFmt w:val="lowerLetter"/>
      <w:lvlText w:val="%8."/>
      <w:lvlJc w:val="left"/>
      <w:pPr>
        <w:ind w:left="5760" w:hanging="360"/>
      </w:pPr>
    </w:lvl>
    <w:lvl w:ilvl="8" w:tplc="76669CE0">
      <w:start w:val="1"/>
      <w:numFmt w:val="lowerRoman"/>
      <w:lvlText w:val="%9."/>
      <w:lvlJc w:val="right"/>
      <w:pPr>
        <w:ind w:left="6480" w:hanging="180"/>
      </w:pPr>
    </w:lvl>
  </w:abstractNum>
  <w:abstractNum w:abstractNumId="2" w15:restartNumberingAfterBreak="0">
    <w:nsid w:val="243E1FF3"/>
    <w:multiLevelType w:val="hybridMultilevel"/>
    <w:tmpl w:val="7E08947A"/>
    <w:lvl w:ilvl="0" w:tplc="E7BC93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72EC32"/>
    <w:multiLevelType w:val="hybridMultilevel"/>
    <w:tmpl w:val="FFFFFFFF"/>
    <w:lvl w:ilvl="0" w:tplc="42BA5384">
      <w:start w:val="1"/>
      <w:numFmt w:val="upperRoman"/>
      <w:lvlText w:val="%1."/>
      <w:lvlJc w:val="left"/>
      <w:pPr>
        <w:ind w:left="720" w:hanging="360"/>
      </w:pPr>
    </w:lvl>
    <w:lvl w:ilvl="1" w:tplc="3FFAED0A">
      <w:start w:val="1"/>
      <w:numFmt w:val="lowerLetter"/>
      <w:lvlText w:val="%2."/>
      <w:lvlJc w:val="left"/>
      <w:pPr>
        <w:ind w:left="1440" w:hanging="360"/>
      </w:pPr>
    </w:lvl>
    <w:lvl w:ilvl="2" w:tplc="2422B346">
      <w:start w:val="1"/>
      <w:numFmt w:val="lowerRoman"/>
      <w:lvlText w:val="%3."/>
      <w:lvlJc w:val="right"/>
      <w:pPr>
        <w:ind w:left="2160" w:hanging="180"/>
      </w:pPr>
    </w:lvl>
    <w:lvl w:ilvl="3" w:tplc="0C462A92">
      <w:start w:val="1"/>
      <w:numFmt w:val="decimal"/>
      <w:lvlText w:val="%4."/>
      <w:lvlJc w:val="left"/>
      <w:pPr>
        <w:ind w:left="2880" w:hanging="360"/>
      </w:pPr>
    </w:lvl>
    <w:lvl w:ilvl="4" w:tplc="829C0B18">
      <w:start w:val="1"/>
      <w:numFmt w:val="lowerLetter"/>
      <w:lvlText w:val="%5."/>
      <w:lvlJc w:val="left"/>
      <w:pPr>
        <w:ind w:left="3600" w:hanging="360"/>
      </w:pPr>
    </w:lvl>
    <w:lvl w:ilvl="5" w:tplc="D4EE4FCC">
      <w:start w:val="1"/>
      <w:numFmt w:val="lowerRoman"/>
      <w:lvlText w:val="%6."/>
      <w:lvlJc w:val="right"/>
      <w:pPr>
        <w:ind w:left="4320" w:hanging="180"/>
      </w:pPr>
    </w:lvl>
    <w:lvl w:ilvl="6" w:tplc="AE9868A8">
      <w:start w:val="1"/>
      <w:numFmt w:val="decimal"/>
      <w:lvlText w:val="%7."/>
      <w:lvlJc w:val="left"/>
      <w:pPr>
        <w:ind w:left="5040" w:hanging="360"/>
      </w:pPr>
    </w:lvl>
    <w:lvl w:ilvl="7" w:tplc="4B1CCF6E">
      <w:start w:val="1"/>
      <w:numFmt w:val="lowerLetter"/>
      <w:lvlText w:val="%8."/>
      <w:lvlJc w:val="left"/>
      <w:pPr>
        <w:ind w:left="5760" w:hanging="360"/>
      </w:pPr>
    </w:lvl>
    <w:lvl w:ilvl="8" w:tplc="252C5676">
      <w:start w:val="1"/>
      <w:numFmt w:val="lowerRoman"/>
      <w:lvlText w:val="%9."/>
      <w:lvlJc w:val="right"/>
      <w:pPr>
        <w:ind w:left="6480" w:hanging="180"/>
      </w:pPr>
    </w:lvl>
  </w:abstractNum>
  <w:abstractNum w:abstractNumId="4" w15:restartNumberingAfterBreak="0">
    <w:nsid w:val="3B555A47"/>
    <w:multiLevelType w:val="hybridMultilevel"/>
    <w:tmpl w:val="AE183EDC"/>
    <w:lvl w:ilvl="0" w:tplc="E38C26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FB5C78"/>
    <w:multiLevelType w:val="hybridMultilevel"/>
    <w:tmpl w:val="D51ADD0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4BFA94"/>
    <w:multiLevelType w:val="hybridMultilevel"/>
    <w:tmpl w:val="FFFFFFFF"/>
    <w:lvl w:ilvl="0" w:tplc="A590350C">
      <w:start w:val="1"/>
      <w:numFmt w:val="upperRoman"/>
      <w:lvlText w:val="%1."/>
      <w:lvlJc w:val="left"/>
      <w:pPr>
        <w:ind w:left="1080" w:hanging="360"/>
      </w:pPr>
    </w:lvl>
    <w:lvl w:ilvl="1" w:tplc="807202BE">
      <w:start w:val="1"/>
      <w:numFmt w:val="lowerLetter"/>
      <w:lvlText w:val="%2."/>
      <w:lvlJc w:val="left"/>
      <w:pPr>
        <w:ind w:left="1800" w:hanging="360"/>
      </w:pPr>
    </w:lvl>
    <w:lvl w:ilvl="2" w:tplc="85F809A8">
      <w:start w:val="1"/>
      <w:numFmt w:val="lowerRoman"/>
      <w:lvlText w:val="%3."/>
      <w:lvlJc w:val="right"/>
      <w:pPr>
        <w:ind w:left="2520" w:hanging="180"/>
      </w:pPr>
    </w:lvl>
    <w:lvl w:ilvl="3" w:tplc="B194FD96">
      <w:start w:val="1"/>
      <w:numFmt w:val="decimal"/>
      <w:lvlText w:val="%4."/>
      <w:lvlJc w:val="left"/>
      <w:pPr>
        <w:ind w:left="3240" w:hanging="360"/>
      </w:pPr>
    </w:lvl>
    <w:lvl w:ilvl="4" w:tplc="18D62DFC">
      <w:start w:val="1"/>
      <w:numFmt w:val="lowerLetter"/>
      <w:lvlText w:val="%5."/>
      <w:lvlJc w:val="left"/>
      <w:pPr>
        <w:ind w:left="3960" w:hanging="360"/>
      </w:pPr>
    </w:lvl>
    <w:lvl w:ilvl="5" w:tplc="7C08AAFA">
      <w:start w:val="1"/>
      <w:numFmt w:val="lowerRoman"/>
      <w:lvlText w:val="%6."/>
      <w:lvlJc w:val="right"/>
      <w:pPr>
        <w:ind w:left="4680" w:hanging="180"/>
      </w:pPr>
    </w:lvl>
    <w:lvl w:ilvl="6" w:tplc="C92E6560">
      <w:start w:val="1"/>
      <w:numFmt w:val="decimal"/>
      <w:lvlText w:val="%7."/>
      <w:lvlJc w:val="left"/>
      <w:pPr>
        <w:ind w:left="5400" w:hanging="360"/>
      </w:pPr>
    </w:lvl>
    <w:lvl w:ilvl="7" w:tplc="8370FA1E">
      <w:start w:val="1"/>
      <w:numFmt w:val="lowerLetter"/>
      <w:lvlText w:val="%8."/>
      <w:lvlJc w:val="left"/>
      <w:pPr>
        <w:ind w:left="6120" w:hanging="360"/>
      </w:pPr>
    </w:lvl>
    <w:lvl w:ilvl="8" w:tplc="FCC6F2DC">
      <w:start w:val="1"/>
      <w:numFmt w:val="lowerRoman"/>
      <w:lvlText w:val="%9."/>
      <w:lvlJc w:val="right"/>
      <w:pPr>
        <w:ind w:left="6840" w:hanging="180"/>
      </w:pPr>
    </w:lvl>
  </w:abstractNum>
  <w:abstractNum w:abstractNumId="7" w15:restartNumberingAfterBreak="0">
    <w:nsid w:val="545D416F"/>
    <w:multiLevelType w:val="hybridMultilevel"/>
    <w:tmpl w:val="8F60F754"/>
    <w:lvl w:ilvl="0" w:tplc="7BBE89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A818FA"/>
    <w:multiLevelType w:val="hybridMultilevel"/>
    <w:tmpl w:val="A9D496E6"/>
    <w:lvl w:ilvl="0" w:tplc="A7CE2A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3A1062"/>
    <w:multiLevelType w:val="hybridMultilevel"/>
    <w:tmpl w:val="50FC50B2"/>
    <w:lvl w:ilvl="0" w:tplc="174040E8">
      <w:start w:val="2"/>
      <w:numFmt w:val="upperRoman"/>
      <w:lvlText w:val="%1&gt;"/>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118328714">
    <w:abstractNumId w:val="3"/>
  </w:num>
  <w:num w:numId="2" w16cid:durableId="1056784119">
    <w:abstractNumId w:val="1"/>
  </w:num>
  <w:num w:numId="3" w16cid:durableId="1738698630">
    <w:abstractNumId w:val="6"/>
  </w:num>
  <w:num w:numId="4" w16cid:durableId="1913155102">
    <w:abstractNumId w:val="5"/>
  </w:num>
  <w:num w:numId="5" w16cid:durableId="587344664">
    <w:abstractNumId w:val="4"/>
  </w:num>
  <w:num w:numId="6" w16cid:durableId="745537964">
    <w:abstractNumId w:val="0"/>
  </w:num>
  <w:num w:numId="7" w16cid:durableId="858277854">
    <w:abstractNumId w:val="8"/>
  </w:num>
  <w:num w:numId="8" w16cid:durableId="471097383">
    <w:abstractNumId w:val="2"/>
  </w:num>
  <w:num w:numId="9" w16cid:durableId="863638356">
    <w:abstractNumId w:val="7"/>
  </w:num>
  <w:num w:numId="10" w16cid:durableId="2095359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B1B"/>
    <w:rsid w:val="00003C66"/>
    <w:rsid w:val="00007A0D"/>
    <w:rsid w:val="00025B1B"/>
    <w:rsid w:val="0003294E"/>
    <w:rsid w:val="0003400F"/>
    <w:rsid w:val="0003654C"/>
    <w:rsid w:val="00036D20"/>
    <w:rsid w:val="00036E67"/>
    <w:rsid w:val="0004067F"/>
    <w:rsid w:val="00042D39"/>
    <w:rsid w:val="000562CA"/>
    <w:rsid w:val="00056CFD"/>
    <w:rsid w:val="000614E3"/>
    <w:rsid w:val="000628D1"/>
    <w:rsid w:val="00063781"/>
    <w:rsid w:val="00064B5B"/>
    <w:rsid w:val="00076B94"/>
    <w:rsid w:val="000859C1"/>
    <w:rsid w:val="00096261"/>
    <w:rsid w:val="000A338E"/>
    <w:rsid w:val="000B5C1F"/>
    <w:rsid w:val="000B6CB5"/>
    <w:rsid w:val="000B6CFA"/>
    <w:rsid w:val="000C1392"/>
    <w:rsid w:val="000C5203"/>
    <w:rsid w:val="000C7E6F"/>
    <w:rsid w:val="000D34B8"/>
    <w:rsid w:val="000E2934"/>
    <w:rsid w:val="000F3B8F"/>
    <w:rsid w:val="000F4C7E"/>
    <w:rsid w:val="000F7573"/>
    <w:rsid w:val="00123B44"/>
    <w:rsid w:val="00133802"/>
    <w:rsid w:val="001460E2"/>
    <w:rsid w:val="00155DE9"/>
    <w:rsid w:val="0015784E"/>
    <w:rsid w:val="001579B1"/>
    <w:rsid w:val="00167110"/>
    <w:rsid w:val="00172741"/>
    <w:rsid w:val="00176637"/>
    <w:rsid w:val="001775CF"/>
    <w:rsid w:val="001775D9"/>
    <w:rsid w:val="001862C8"/>
    <w:rsid w:val="001A3AE4"/>
    <w:rsid w:val="001D5F4B"/>
    <w:rsid w:val="001D7248"/>
    <w:rsid w:val="001E0142"/>
    <w:rsid w:val="001F395F"/>
    <w:rsid w:val="00201729"/>
    <w:rsid w:val="002048F4"/>
    <w:rsid w:val="00236C6A"/>
    <w:rsid w:val="00252737"/>
    <w:rsid w:val="002772D2"/>
    <w:rsid w:val="0028279C"/>
    <w:rsid w:val="00296B22"/>
    <w:rsid w:val="002A1820"/>
    <w:rsid w:val="002A3580"/>
    <w:rsid w:val="002A4219"/>
    <w:rsid w:val="002B2788"/>
    <w:rsid w:val="002C43F6"/>
    <w:rsid w:val="002C582F"/>
    <w:rsid w:val="002C61C8"/>
    <w:rsid w:val="002E4F7C"/>
    <w:rsid w:val="0030598A"/>
    <w:rsid w:val="0032130F"/>
    <w:rsid w:val="0033072E"/>
    <w:rsid w:val="00331DD2"/>
    <w:rsid w:val="0033404C"/>
    <w:rsid w:val="003404C5"/>
    <w:rsid w:val="003661BD"/>
    <w:rsid w:val="00395345"/>
    <w:rsid w:val="003978AC"/>
    <w:rsid w:val="003A5D5A"/>
    <w:rsid w:val="003C1772"/>
    <w:rsid w:val="003C234B"/>
    <w:rsid w:val="003D3365"/>
    <w:rsid w:val="003D67D7"/>
    <w:rsid w:val="003E4947"/>
    <w:rsid w:val="00402B49"/>
    <w:rsid w:val="004165E7"/>
    <w:rsid w:val="00416A05"/>
    <w:rsid w:val="00417B6A"/>
    <w:rsid w:val="00421F38"/>
    <w:rsid w:val="004235D2"/>
    <w:rsid w:val="00425A0C"/>
    <w:rsid w:val="004301B0"/>
    <w:rsid w:val="00447383"/>
    <w:rsid w:val="0045108A"/>
    <w:rsid w:val="004561DF"/>
    <w:rsid w:val="00463E58"/>
    <w:rsid w:val="00465E8D"/>
    <w:rsid w:val="00470E2A"/>
    <w:rsid w:val="00481504"/>
    <w:rsid w:val="00481B6F"/>
    <w:rsid w:val="00481C40"/>
    <w:rsid w:val="0049446D"/>
    <w:rsid w:val="004B039B"/>
    <w:rsid w:val="004C485B"/>
    <w:rsid w:val="004F1FE0"/>
    <w:rsid w:val="004F3FEC"/>
    <w:rsid w:val="004F4830"/>
    <w:rsid w:val="00503C4B"/>
    <w:rsid w:val="00507A7D"/>
    <w:rsid w:val="00512BCE"/>
    <w:rsid w:val="00516832"/>
    <w:rsid w:val="0052159B"/>
    <w:rsid w:val="005245D2"/>
    <w:rsid w:val="00531E4C"/>
    <w:rsid w:val="00534BE2"/>
    <w:rsid w:val="00540EAD"/>
    <w:rsid w:val="0054147B"/>
    <w:rsid w:val="005527A7"/>
    <w:rsid w:val="0055548C"/>
    <w:rsid w:val="00556104"/>
    <w:rsid w:val="00556E4D"/>
    <w:rsid w:val="00574A47"/>
    <w:rsid w:val="00576DE9"/>
    <w:rsid w:val="00576ECD"/>
    <w:rsid w:val="005857BE"/>
    <w:rsid w:val="00586AAC"/>
    <w:rsid w:val="005A01D0"/>
    <w:rsid w:val="005A75EF"/>
    <w:rsid w:val="005B2388"/>
    <w:rsid w:val="005B5169"/>
    <w:rsid w:val="005B6A74"/>
    <w:rsid w:val="005D2D26"/>
    <w:rsid w:val="005D5DD1"/>
    <w:rsid w:val="005D760E"/>
    <w:rsid w:val="005E746E"/>
    <w:rsid w:val="005F6E4D"/>
    <w:rsid w:val="006169BF"/>
    <w:rsid w:val="006172BE"/>
    <w:rsid w:val="0062091A"/>
    <w:rsid w:val="0062248A"/>
    <w:rsid w:val="00633C9D"/>
    <w:rsid w:val="00640A68"/>
    <w:rsid w:val="006455FE"/>
    <w:rsid w:val="00645C38"/>
    <w:rsid w:val="00646AB4"/>
    <w:rsid w:val="00674A87"/>
    <w:rsid w:val="0067660B"/>
    <w:rsid w:val="006A6F17"/>
    <w:rsid w:val="006B539F"/>
    <w:rsid w:val="006B59B4"/>
    <w:rsid w:val="006E2DCB"/>
    <w:rsid w:val="006E6DFD"/>
    <w:rsid w:val="006F0475"/>
    <w:rsid w:val="00707C15"/>
    <w:rsid w:val="00731CE2"/>
    <w:rsid w:val="0073664A"/>
    <w:rsid w:val="0073694E"/>
    <w:rsid w:val="00745240"/>
    <w:rsid w:val="00755BD0"/>
    <w:rsid w:val="00757F7D"/>
    <w:rsid w:val="00771CE7"/>
    <w:rsid w:val="0077258A"/>
    <w:rsid w:val="00776736"/>
    <w:rsid w:val="007B5F9A"/>
    <w:rsid w:val="007C1CD1"/>
    <w:rsid w:val="007C4CF7"/>
    <w:rsid w:val="007F4F81"/>
    <w:rsid w:val="00821D9D"/>
    <w:rsid w:val="00822F2B"/>
    <w:rsid w:val="00855F40"/>
    <w:rsid w:val="00862188"/>
    <w:rsid w:val="00877043"/>
    <w:rsid w:val="008919BE"/>
    <w:rsid w:val="008B2DE9"/>
    <w:rsid w:val="008D4F03"/>
    <w:rsid w:val="008EC666"/>
    <w:rsid w:val="008F1A27"/>
    <w:rsid w:val="009048AB"/>
    <w:rsid w:val="009077E5"/>
    <w:rsid w:val="0091086C"/>
    <w:rsid w:val="00917590"/>
    <w:rsid w:val="00920DA6"/>
    <w:rsid w:val="00945FD3"/>
    <w:rsid w:val="00957781"/>
    <w:rsid w:val="00962252"/>
    <w:rsid w:val="00964416"/>
    <w:rsid w:val="00974606"/>
    <w:rsid w:val="009806B3"/>
    <w:rsid w:val="00986291"/>
    <w:rsid w:val="009A2A06"/>
    <w:rsid w:val="009A4CC7"/>
    <w:rsid w:val="009E1BEF"/>
    <w:rsid w:val="009F1607"/>
    <w:rsid w:val="00A05609"/>
    <w:rsid w:val="00A0622A"/>
    <w:rsid w:val="00A227D7"/>
    <w:rsid w:val="00A22925"/>
    <w:rsid w:val="00A24F50"/>
    <w:rsid w:val="00A32649"/>
    <w:rsid w:val="00A34424"/>
    <w:rsid w:val="00A5317B"/>
    <w:rsid w:val="00A54054"/>
    <w:rsid w:val="00A55348"/>
    <w:rsid w:val="00A62AE4"/>
    <w:rsid w:val="00A7060E"/>
    <w:rsid w:val="00AA23DF"/>
    <w:rsid w:val="00AA4FBC"/>
    <w:rsid w:val="00AA751A"/>
    <w:rsid w:val="00AC1E5E"/>
    <w:rsid w:val="00AE0F34"/>
    <w:rsid w:val="00AE2D3F"/>
    <w:rsid w:val="00AE2EF6"/>
    <w:rsid w:val="00AE2F0B"/>
    <w:rsid w:val="00B01DDD"/>
    <w:rsid w:val="00B07258"/>
    <w:rsid w:val="00B162B6"/>
    <w:rsid w:val="00B47D2E"/>
    <w:rsid w:val="00B51CF6"/>
    <w:rsid w:val="00B67219"/>
    <w:rsid w:val="00B67408"/>
    <w:rsid w:val="00B967EA"/>
    <w:rsid w:val="00BA2607"/>
    <w:rsid w:val="00BA4B74"/>
    <w:rsid w:val="00BC03FD"/>
    <w:rsid w:val="00BC38FB"/>
    <w:rsid w:val="00BE0995"/>
    <w:rsid w:val="00BE25FF"/>
    <w:rsid w:val="00BE783A"/>
    <w:rsid w:val="00BF2C96"/>
    <w:rsid w:val="00BF3A44"/>
    <w:rsid w:val="00BF5A84"/>
    <w:rsid w:val="00C05C71"/>
    <w:rsid w:val="00C1103B"/>
    <w:rsid w:val="00C144BB"/>
    <w:rsid w:val="00C20EC9"/>
    <w:rsid w:val="00C2192B"/>
    <w:rsid w:val="00C4217E"/>
    <w:rsid w:val="00C456A5"/>
    <w:rsid w:val="00C52C37"/>
    <w:rsid w:val="00C545C2"/>
    <w:rsid w:val="00C60FC9"/>
    <w:rsid w:val="00CA7264"/>
    <w:rsid w:val="00CA76C5"/>
    <w:rsid w:val="00CD3774"/>
    <w:rsid w:val="00CE171F"/>
    <w:rsid w:val="00CF46BA"/>
    <w:rsid w:val="00D121F8"/>
    <w:rsid w:val="00D1676D"/>
    <w:rsid w:val="00D25F41"/>
    <w:rsid w:val="00D43B00"/>
    <w:rsid w:val="00D45620"/>
    <w:rsid w:val="00D52131"/>
    <w:rsid w:val="00D63EA0"/>
    <w:rsid w:val="00DA0355"/>
    <w:rsid w:val="00DA0F77"/>
    <w:rsid w:val="00DD01F7"/>
    <w:rsid w:val="00DD43DD"/>
    <w:rsid w:val="00DE6C20"/>
    <w:rsid w:val="00DF0C3B"/>
    <w:rsid w:val="00E01980"/>
    <w:rsid w:val="00E21A6C"/>
    <w:rsid w:val="00E22DBD"/>
    <w:rsid w:val="00E24399"/>
    <w:rsid w:val="00E3485A"/>
    <w:rsid w:val="00E42A18"/>
    <w:rsid w:val="00E45AC3"/>
    <w:rsid w:val="00E62FC6"/>
    <w:rsid w:val="00E743FA"/>
    <w:rsid w:val="00E7499A"/>
    <w:rsid w:val="00E80B9F"/>
    <w:rsid w:val="00E8462E"/>
    <w:rsid w:val="00EA09B6"/>
    <w:rsid w:val="00EB5C8B"/>
    <w:rsid w:val="00EC02D4"/>
    <w:rsid w:val="00EC2FA6"/>
    <w:rsid w:val="00ED7A0E"/>
    <w:rsid w:val="00EF058E"/>
    <w:rsid w:val="00EF3064"/>
    <w:rsid w:val="00EF72ED"/>
    <w:rsid w:val="00F06697"/>
    <w:rsid w:val="00F07CE8"/>
    <w:rsid w:val="00F16E48"/>
    <w:rsid w:val="00F42B96"/>
    <w:rsid w:val="00F42DB0"/>
    <w:rsid w:val="00F55500"/>
    <w:rsid w:val="00F55DAE"/>
    <w:rsid w:val="00F60BCC"/>
    <w:rsid w:val="00F73BC2"/>
    <w:rsid w:val="00F82C19"/>
    <w:rsid w:val="00F9473A"/>
    <w:rsid w:val="00FB13C3"/>
    <w:rsid w:val="00FC56F7"/>
    <w:rsid w:val="00FC64C0"/>
    <w:rsid w:val="00FC6A5C"/>
    <w:rsid w:val="00FD0D16"/>
    <w:rsid w:val="00FD435D"/>
    <w:rsid w:val="00FD50E8"/>
    <w:rsid w:val="00FD585F"/>
    <w:rsid w:val="00FD7B3D"/>
    <w:rsid w:val="00FE4A18"/>
    <w:rsid w:val="012BD936"/>
    <w:rsid w:val="0245B14F"/>
    <w:rsid w:val="028AB1E9"/>
    <w:rsid w:val="029B0D74"/>
    <w:rsid w:val="03113B30"/>
    <w:rsid w:val="03167EB0"/>
    <w:rsid w:val="03361956"/>
    <w:rsid w:val="033B435A"/>
    <w:rsid w:val="0347B608"/>
    <w:rsid w:val="03DFAED0"/>
    <w:rsid w:val="03E9AAB7"/>
    <w:rsid w:val="043136BB"/>
    <w:rsid w:val="046C1513"/>
    <w:rsid w:val="049970A8"/>
    <w:rsid w:val="04F2EA94"/>
    <w:rsid w:val="056A4901"/>
    <w:rsid w:val="05A09D88"/>
    <w:rsid w:val="063DC73E"/>
    <w:rsid w:val="06B11D70"/>
    <w:rsid w:val="06C9C425"/>
    <w:rsid w:val="0761C331"/>
    <w:rsid w:val="077FCF6C"/>
    <w:rsid w:val="07AD8A30"/>
    <w:rsid w:val="07DDE9F5"/>
    <w:rsid w:val="07FFE67A"/>
    <w:rsid w:val="085313F4"/>
    <w:rsid w:val="0885F2BA"/>
    <w:rsid w:val="089E96A5"/>
    <w:rsid w:val="08A7BD8F"/>
    <w:rsid w:val="08BF2391"/>
    <w:rsid w:val="092B16A1"/>
    <w:rsid w:val="098B9B05"/>
    <w:rsid w:val="09F4C079"/>
    <w:rsid w:val="0A86B406"/>
    <w:rsid w:val="0AACCE13"/>
    <w:rsid w:val="0AB5C13B"/>
    <w:rsid w:val="0AB7702E"/>
    <w:rsid w:val="0B9CEE7C"/>
    <w:rsid w:val="0BD6CEE2"/>
    <w:rsid w:val="0C3C5050"/>
    <w:rsid w:val="0C99FE94"/>
    <w:rsid w:val="0CD15240"/>
    <w:rsid w:val="0D544CE2"/>
    <w:rsid w:val="0DBC5245"/>
    <w:rsid w:val="0E0CBF59"/>
    <w:rsid w:val="0EB04CEA"/>
    <w:rsid w:val="0F0922E4"/>
    <w:rsid w:val="0F8275E3"/>
    <w:rsid w:val="107C9A3A"/>
    <w:rsid w:val="10E6E4C7"/>
    <w:rsid w:val="1137B8FD"/>
    <w:rsid w:val="1212871F"/>
    <w:rsid w:val="121B29CD"/>
    <w:rsid w:val="1221FC89"/>
    <w:rsid w:val="122ED914"/>
    <w:rsid w:val="124A711C"/>
    <w:rsid w:val="129975E1"/>
    <w:rsid w:val="12D64931"/>
    <w:rsid w:val="135EBD1B"/>
    <w:rsid w:val="136CC528"/>
    <w:rsid w:val="13AE1FAB"/>
    <w:rsid w:val="13B430C8"/>
    <w:rsid w:val="13B86E50"/>
    <w:rsid w:val="13D9F439"/>
    <w:rsid w:val="13DEED7C"/>
    <w:rsid w:val="14AE6651"/>
    <w:rsid w:val="155F3260"/>
    <w:rsid w:val="156E7064"/>
    <w:rsid w:val="158D8B39"/>
    <w:rsid w:val="1590A623"/>
    <w:rsid w:val="159E7041"/>
    <w:rsid w:val="15CAE196"/>
    <w:rsid w:val="15E4F8AE"/>
    <w:rsid w:val="1607895A"/>
    <w:rsid w:val="1615D898"/>
    <w:rsid w:val="165891FF"/>
    <w:rsid w:val="168FE251"/>
    <w:rsid w:val="16ADE707"/>
    <w:rsid w:val="16DFA123"/>
    <w:rsid w:val="1848D55C"/>
    <w:rsid w:val="18BEE118"/>
    <w:rsid w:val="1911999D"/>
    <w:rsid w:val="1964E837"/>
    <w:rsid w:val="19818EDB"/>
    <w:rsid w:val="1ACAD2E8"/>
    <w:rsid w:val="1B29BCB4"/>
    <w:rsid w:val="1B555611"/>
    <w:rsid w:val="1BB31246"/>
    <w:rsid w:val="1BB73E56"/>
    <w:rsid w:val="1C4E8596"/>
    <w:rsid w:val="1C61C69D"/>
    <w:rsid w:val="1D2D6743"/>
    <w:rsid w:val="1D5A969B"/>
    <w:rsid w:val="1DBACF6B"/>
    <w:rsid w:val="1DD49C79"/>
    <w:rsid w:val="1DEB5580"/>
    <w:rsid w:val="1DF9626F"/>
    <w:rsid w:val="1E43BB91"/>
    <w:rsid w:val="1EC6010B"/>
    <w:rsid w:val="1F68F2E5"/>
    <w:rsid w:val="2082901D"/>
    <w:rsid w:val="209F8DB7"/>
    <w:rsid w:val="20E0CB60"/>
    <w:rsid w:val="20EDCB67"/>
    <w:rsid w:val="212555EC"/>
    <w:rsid w:val="2127009B"/>
    <w:rsid w:val="21611DFF"/>
    <w:rsid w:val="21C1E38E"/>
    <w:rsid w:val="224F7493"/>
    <w:rsid w:val="227F3284"/>
    <w:rsid w:val="229581C3"/>
    <w:rsid w:val="22B8E02D"/>
    <w:rsid w:val="2333F826"/>
    <w:rsid w:val="2373D92A"/>
    <w:rsid w:val="23856D5F"/>
    <w:rsid w:val="23DCE7E3"/>
    <w:rsid w:val="23EECE6E"/>
    <w:rsid w:val="2411EF4C"/>
    <w:rsid w:val="2412FDEE"/>
    <w:rsid w:val="2453CA27"/>
    <w:rsid w:val="250276BD"/>
    <w:rsid w:val="252B4560"/>
    <w:rsid w:val="2584942E"/>
    <w:rsid w:val="260D1F71"/>
    <w:rsid w:val="265D9ADA"/>
    <w:rsid w:val="266C930C"/>
    <w:rsid w:val="2739E3C5"/>
    <w:rsid w:val="27515681"/>
    <w:rsid w:val="278F62CE"/>
    <w:rsid w:val="2820A63E"/>
    <w:rsid w:val="28544DFA"/>
    <w:rsid w:val="28C56F50"/>
    <w:rsid w:val="298E83F4"/>
    <w:rsid w:val="29AFF7E3"/>
    <w:rsid w:val="29D83EE4"/>
    <w:rsid w:val="2A0DD974"/>
    <w:rsid w:val="2A4E4B2B"/>
    <w:rsid w:val="2A9799BB"/>
    <w:rsid w:val="2B454717"/>
    <w:rsid w:val="2B5430BE"/>
    <w:rsid w:val="2CC61900"/>
    <w:rsid w:val="2CD31619"/>
    <w:rsid w:val="2CF2D1DB"/>
    <w:rsid w:val="2CF598C9"/>
    <w:rsid w:val="2CFE8091"/>
    <w:rsid w:val="2CFED4B0"/>
    <w:rsid w:val="2D4C647F"/>
    <w:rsid w:val="2DC00657"/>
    <w:rsid w:val="2DFF6553"/>
    <w:rsid w:val="2E3FA107"/>
    <w:rsid w:val="2E6BB239"/>
    <w:rsid w:val="2E99FFD5"/>
    <w:rsid w:val="2F7C0609"/>
    <w:rsid w:val="2FDA7374"/>
    <w:rsid w:val="2FE3F56B"/>
    <w:rsid w:val="300785FE"/>
    <w:rsid w:val="30241204"/>
    <w:rsid w:val="30334BE1"/>
    <w:rsid w:val="303DD625"/>
    <w:rsid w:val="304E9DF3"/>
    <w:rsid w:val="30A437DA"/>
    <w:rsid w:val="30D709AC"/>
    <w:rsid w:val="30DB4B2C"/>
    <w:rsid w:val="30FB8350"/>
    <w:rsid w:val="325AE9F6"/>
    <w:rsid w:val="328692C1"/>
    <w:rsid w:val="328E30F5"/>
    <w:rsid w:val="3307FC9C"/>
    <w:rsid w:val="3333842E"/>
    <w:rsid w:val="33BA5475"/>
    <w:rsid w:val="33D3277C"/>
    <w:rsid w:val="34967414"/>
    <w:rsid w:val="34A88BDB"/>
    <w:rsid w:val="34B1492E"/>
    <w:rsid w:val="34CF8820"/>
    <w:rsid w:val="3546B89B"/>
    <w:rsid w:val="3615AFCF"/>
    <w:rsid w:val="3629129E"/>
    <w:rsid w:val="36AF2D04"/>
    <w:rsid w:val="36C592D1"/>
    <w:rsid w:val="372CA1B8"/>
    <w:rsid w:val="37B3FEE8"/>
    <w:rsid w:val="380F5BAD"/>
    <w:rsid w:val="39ABE04F"/>
    <w:rsid w:val="39D3FFB2"/>
    <w:rsid w:val="3A1EE27F"/>
    <w:rsid w:val="3A517621"/>
    <w:rsid w:val="3A528301"/>
    <w:rsid w:val="3A72EDC0"/>
    <w:rsid w:val="3ADED104"/>
    <w:rsid w:val="3B053176"/>
    <w:rsid w:val="3BEED807"/>
    <w:rsid w:val="3C1CD1A8"/>
    <w:rsid w:val="3C5980EA"/>
    <w:rsid w:val="3C60F26A"/>
    <w:rsid w:val="3C8D6458"/>
    <w:rsid w:val="3CBB84F6"/>
    <w:rsid w:val="3CE622E7"/>
    <w:rsid w:val="3CFB805E"/>
    <w:rsid w:val="3D366EE0"/>
    <w:rsid w:val="3DB807FD"/>
    <w:rsid w:val="3DDEAF1F"/>
    <w:rsid w:val="3DF94904"/>
    <w:rsid w:val="3E1AA3DF"/>
    <w:rsid w:val="3E3CBD6B"/>
    <w:rsid w:val="3E78116C"/>
    <w:rsid w:val="3E940A90"/>
    <w:rsid w:val="3E9663CD"/>
    <w:rsid w:val="3F36EE0C"/>
    <w:rsid w:val="3F3BE185"/>
    <w:rsid w:val="3F6CB894"/>
    <w:rsid w:val="3FE05A5B"/>
    <w:rsid w:val="3FECC689"/>
    <w:rsid w:val="40089A51"/>
    <w:rsid w:val="406C6A84"/>
    <w:rsid w:val="40E2FF8D"/>
    <w:rsid w:val="40FC231F"/>
    <w:rsid w:val="4118DF97"/>
    <w:rsid w:val="4176DCCF"/>
    <w:rsid w:val="41E6CE69"/>
    <w:rsid w:val="41EA4ABF"/>
    <w:rsid w:val="4206AE32"/>
    <w:rsid w:val="425300EA"/>
    <w:rsid w:val="427D6E31"/>
    <w:rsid w:val="42838710"/>
    <w:rsid w:val="42E0A717"/>
    <w:rsid w:val="4305C252"/>
    <w:rsid w:val="439110F6"/>
    <w:rsid w:val="43FFA021"/>
    <w:rsid w:val="444B2032"/>
    <w:rsid w:val="448C2FF6"/>
    <w:rsid w:val="450752C5"/>
    <w:rsid w:val="45530AEB"/>
    <w:rsid w:val="4554203F"/>
    <w:rsid w:val="4656B841"/>
    <w:rsid w:val="46F54AA3"/>
    <w:rsid w:val="473865C2"/>
    <w:rsid w:val="47518545"/>
    <w:rsid w:val="47EB6C40"/>
    <w:rsid w:val="4833C5F1"/>
    <w:rsid w:val="48368875"/>
    <w:rsid w:val="48492885"/>
    <w:rsid w:val="484D2024"/>
    <w:rsid w:val="48DF2F33"/>
    <w:rsid w:val="49184439"/>
    <w:rsid w:val="49873CA1"/>
    <w:rsid w:val="4A001968"/>
    <w:rsid w:val="4A936377"/>
    <w:rsid w:val="4B06BBA2"/>
    <w:rsid w:val="4B6192E5"/>
    <w:rsid w:val="4C013E67"/>
    <w:rsid w:val="4C16CFF5"/>
    <w:rsid w:val="4C31DB2F"/>
    <w:rsid w:val="4C339105"/>
    <w:rsid w:val="4C61868B"/>
    <w:rsid w:val="4C6D3F24"/>
    <w:rsid w:val="4C89D69A"/>
    <w:rsid w:val="4C8B2A0E"/>
    <w:rsid w:val="4D235D7E"/>
    <w:rsid w:val="4D37426F"/>
    <w:rsid w:val="4D3DB4B8"/>
    <w:rsid w:val="4DEF47B5"/>
    <w:rsid w:val="4E1E047D"/>
    <w:rsid w:val="4E3FBE25"/>
    <w:rsid w:val="4EE95F2A"/>
    <w:rsid w:val="4F11D5D5"/>
    <w:rsid w:val="4F4A4A9A"/>
    <w:rsid w:val="4F92ECC7"/>
    <w:rsid w:val="4FA44483"/>
    <w:rsid w:val="4FC7402A"/>
    <w:rsid w:val="4FD82D3A"/>
    <w:rsid w:val="5028E858"/>
    <w:rsid w:val="525C75BE"/>
    <w:rsid w:val="5288127A"/>
    <w:rsid w:val="533630B6"/>
    <w:rsid w:val="537C4B64"/>
    <w:rsid w:val="538EA3DB"/>
    <w:rsid w:val="53B9764E"/>
    <w:rsid w:val="53CB3A5D"/>
    <w:rsid w:val="556613C8"/>
    <w:rsid w:val="556FBC4B"/>
    <w:rsid w:val="55A35919"/>
    <w:rsid w:val="55D86CD7"/>
    <w:rsid w:val="56ADB3B8"/>
    <w:rsid w:val="572F76F3"/>
    <w:rsid w:val="573D7815"/>
    <w:rsid w:val="578E1D25"/>
    <w:rsid w:val="580D1228"/>
    <w:rsid w:val="58A269E5"/>
    <w:rsid w:val="58BDC750"/>
    <w:rsid w:val="59001DE1"/>
    <w:rsid w:val="593881AF"/>
    <w:rsid w:val="59E1286A"/>
    <w:rsid w:val="5A8FBE50"/>
    <w:rsid w:val="5A939448"/>
    <w:rsid w:val="5B9E999C"/>
    <w:rsid w:val="5BA82E10"/>
    <w:rsid w:val="5C1A5727"/>
    <w:rsid w:val="5C5A40A3"/>
    <w:rsid w:val="5CD07669"/>
    <w:rsid w:val="5D6D90B4"/>
    <w:rsid w:val="5D7BC61D"/>
    <w:rsid w:val="5DC991FB"/>
    <w:rsid w:val="5E620E24"/>
    <w:rsid w:val="5E98DFA2"/>
    <w:rsid w:val="5EDC2258"/>
    <w:rsid w:val="5EF4D3E2"/>
    <w:rsid w:val="5F7848BE"/>
    <w:rsid w:val="6010BB29"/>
    <w:rsid w:val="6025CD1A"/>
    <w:rsid w:val="60719096"/>
    <w:rsid w:val="60C397E7"/>
    <w:rsid w:val="61313C37"/>
    <w:rsid w:val="61CA2773"/>
    <w:rsid w:val="61D96A0C"/>
    <w:rsid w:val="61F5915E"/>
    <w:rsid w:val="6282A66A"/>
    <w:rsid w:val="6286AA46"/>
    <w:rsid w:val="62D44F41"/>
    <w:rsid w:val="633B9425"/>
    <w:rsid w:val="635F0768"/>
    <w:rsid w:val="63DD491A"/>
    <w:rsid w:val="63FC7144"/>
    <w:rsid w:val="644B744D"/>
    <w:rsid w:val="6469C6AE"/>
    <w:rsid w:val="64B1EF63"/>
    <w:rsid w:val="64B3B5CB"/>
    <w:rsid w:val="64F23ED2"/>
    <w:rsid w:val="651239BE"/>
    <w:rsid w:val="65536BE6"/>
    <w:rsid w:val="65B7E94C"/>
    <w:rsid w:val="662B4BD2"/>
    <w:rsid w:val="6663F2C9"/>
    <w:rsid w:val="66674CC8"/>
    <w:rsid w:val="6685771E"/>
    <w:rsid w:val="676A5481"/>
    <w:rsid w:val="6801845D"/>
    <w:rsid w:val="68393626"/>
    <w:rsid w:val="68A2EB25"/>
    <w:rsid w:val="68E164E5"/>
    <w:rsid w:val="693E33F0"/>
    <w:rsid w:val="694EBD8F"/>
    <w:rsid w:val="6974D4A4"/>
    <w:rsid w:val="69D43A69"/>
    <w:rsid w:val="6A3083D0"/>
    <w:rsid w:val="6A6C3EC0"/>
    <w:rsid w:val="6A8E1ECB"/>
    <w:rsid w:val="6B1A7521"/>
    <w:rsid w:val="6B873CBE"/>
    <w:rsid w:val="6BB67ECB"/>
    <w:rsid w:val="6BBF4CD8"/>
    <w:rsid w:val="6BE9571E"/>
    <w:rsid w:val="6BF75254"/>
    <w:rsid w:val="6C17F873"/>
    <w:rsid w:val="6CCF8D87"/>
    <w:rsid w:val="6D371EBA"/>
    <w:rsid w:val="6D7B748C"/>
    <w:rsid w:val="6D89B214"/>
    <w:rsid w:val="6DB2882C"/>
    <w:rsid w:val="6DE32935"/>
    <w:rsid w:val="6F09EBD3"/>
    <w:rsid w:val="6F28F701"/>
    <w:rsid w:val="6F57DB26"/>
    <w:rsid w:val="6F938810"/>
    <w:rsid w:val="702D4BB8"/>
    <w:rsid w:val="7039FDA0"/>
    <w:rsid w:val="70A88F4F"/>
    <w:rsid w:val="710CC9AB"/>
    <w:rsid w:val="7191D42C"/>
    <w:rsid w:val="71A0A18C"/>
    <w:rsid w:val="71D3E6F2"/>
    <w:rsid w:val="722E24BC"/>
    <w:rsid w:val="725B4917"/>
    <w:rsid w:val="7277A594"/>
    <w:rsid w:val="72D44209"/>
    <w:rsid w:val="72FBAEDD"/>
    <w:rsid w:val="7375DC62"/>
    <w:rsid w:val="739617E1"/>
    <w:rsid w:val="7401AA9B"/>
    <w:rsid w:val="7480A921"/>
    <w:rsid w:val="749E39D4"/>
    <w:rsid w:val="74A649F3"/>
    <w:rsid w:val="75790A40"/>
    <w:rsid w:val="75E442C0"/>
    <w:rsid w:val="762969DB"/>
    <w:rsid w:val="76B1F7CD"/>
    <w:rsid w:val="76F45D31"/>
    <w:rsid w:val="770B8C55"/>
    <w:rsid w:val="778EC83A"/>
    <w:rsid w:val="78473C69"/>
    <w:rsid w:val="788573E8"/>
    <w:rsid w:val="794FCFC6"/>
    <w:rsid w:val="7951308C"/>
    <w:rsid w:val="79689281"/>
    <w:rsid w:val="79802747"/>
    <w:rsid w:val="79A7C8CE"/>
    <w:rsid w:val="79A972DC"/>
    <w:rsid w:val="7A194547"/>
    <w:rsid w:val="7A1CF0CF"/>
    <w:rsid w:val="7A5AD532"/>
    <w:rsid w:val="7A76B65E"/>
    <w:rsid w:val="7B187F94"/>
    <w:rsid w:val="7B3698FE"/>
    <w:rsid w:val="7B5F282F"/>
    <w:rsid w:val="7BEEFD4B"/>
    <w:rsid w:val="7C531964"/>
    <w:rsid w:val="7C6DB0B3"/>
    <w:rsid w:val="7D00792A"/>
    <w:rsid w:val="7E9E1049"/>
    <w:rsid w:val="7EA3DEC2"/>
    <w:rsid w:val="7EDC2487"/>
    <w:rsid w:val="7EFF6F16"/>
    <w:rsid w:val="7F7F4809"/>
    <w:rsid w:val="7FAEDDE7"/>
    <w:rsid w:val="7FEEAE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5BE8A"/>
  <w15:chartTrackingRefBased/>
  <w15:docId w15:val="{D9DAA9DE-726A-43F7-B427-0E6D81D8C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5B1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274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B1B"/>
    <w:pPr>
      <w:ind w:left="720"/>
      <w:contextualSpacing/>
    </w:pPr>
  </w:style>
  <w:style w:type="character" w:customStyle="1" w:styleId="Heading1Char">
    <w:name w:val="Heading 1 Char"/>
    <w:basedOn w:val="DefaultParagraphFont"/>
    <w:link w:val="Heading1"/>
    <w:uiPriority w:val="9"/>
    <w:rsid w:val="00025B1B"/>
    <w:rPr>
      <w:rFonts w:asciiTheme="majorHAnsi" w:eastAsiaTheme="majorEastAsia" w:hAnsiTheme="majorHAnsi" w:cstheme="majorBidi"/>
      <w:color w:val="2F5496" w:themeColor="accent1" w:themeShade="BF"/>
      <w:sz w:val="32"/>
      <w:szCs w:val="32"/>
    </w:rPr>
  </w:style>
  <w:style w:type="character" w:styleId="IntenseEmphasis">
    <w:name w:val="Intense Emphasis"/>
    <w:basedOn w:val="DefaultParagraphFont"/>
    <w:uiPriority w:val="21"/>
    <w:qFormat/>
    <w:rsid w:val="005E746E"/>
    <w:rPr>
      <w:i/>
      <w:iCs/>
      <w:color w:val="4472C4" w:themeColor="accent1"/>
    </w:rPr>
  </w:style>
  <w:style w:type="character" w:customStyle="1" w:styleId="Heading2Char">
    <w:name w:val="Heading 2 Char"/>
    <w:basedOn w:val="DefaultParagraphFont"/>
    <w:link w:val="Heading2"/>
    <w:uiPriority w:val="9"/>
    <w:rsid w:val="0017274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77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microsoft.com/office/2020/10/relationships/intelligence" Target="intelligence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3301</Words>
  <Characters>18821</Characters>
  <Application>Microsoft Office Word</Application>
  <DocSecurity>0</DocSecurity>
  <Lines>156</Lines>
  <Paragraphs>44</Paragraphs>
  <ScaleCrop>false</ScaleCrop>
  <Company/>
  <LinksUpToDate>false</LinksUpToDate>
  <CharactersWithSpaces>22078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 Tara</dc:creator>
  <cp:keywords/>
  <dc:description/>
  <cp:lastModifiedBy>Ricky Evans</cp:lastModifiedBy>
  <cp:revision>127</cp:revision>
  <dcterms:created xsi:type="dcterms:W3CDTF">2024-04-29T22:17:00Z</dcterms:created>
  <dcterms:modified xsi:type="dcterms:W3CDTF">2024-05-03T18:44:00Z</dcterms:modified>
</cp:coreProperties>
</file>